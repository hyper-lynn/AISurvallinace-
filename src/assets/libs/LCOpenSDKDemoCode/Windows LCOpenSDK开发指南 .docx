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DD3" w:rsidRPr="00B80F0D" w:rsidRDefault="001D0DD3" w:rsidP="003C6FDE">
      <w:pPr>
        <w:ind w:firstLine="420"/>
        <w:jc w:val="center"/>
        <w:rPr>
          <w:rFonts w:asciiTheme="majorEastAsia" w:eastAsiaTheme="majorEastAsia" w:hAnsiTheme="majorEastAsia"/>
          <w:b/>
          <w:sz w:val="48"/>
          <w:szCs w:val="48"/>
        </w:rPr>
      </w:pPr>
      <w:r w:rsidRPr="00B80F0D">
        <w:rPr>
          <w:rFonts w:asciiTheme="majorEastAsia" w:eastAsiaTheme="majorEastAsia" w:hAnsiTheme="majorEastAsia" w:hint="eastAsia"/>
          <w:b/>
          <w:sz w:val="48"/>
          <w:szCs w:val="48"/>
        </w:rPr>
        <w:t>Windows LCOpenSDK开发指南</w:t>
      </w:r>
    </w:p>
    <w:p w:rsidR="001D0DD3" w:rsidRDefault="001D0DD3" w:rsidP="001D0DD3">
      <w:pPr>
        <w:rPr>
          <w:rFonts w:ascii="Microsoft Sans Serif"/>
          <w:b/>
          <w:sz w:val="30"/>
        </w:rPr>
      </w:pPr>
    </w:p>
    <w:p w:rsidR="001D0DD3" w:rsidRDefault="001D0DD3" w:rsidP="001D0DD3">
      <w:pPr>
        <w:rPr>
          <w:rFonts w:ascii="Microsoft Sans Serif"/>
          <w:b/>
          <w:sz w:val="30"/>
        </w:rPr>
      </w:pPr>
    </w:p>
    <w:p w:rsidR="001D0DD3" w:rsidRPr="001A5EE0" w:rsidRDefault="001D0DD3" w:rsidP="001D0DD3">
      <w:pPr>
        <w:rPr>
          <w:rFonts w:ascii="Microsoft Sans Serif" w:hAnsi="Microsoft Sans Serif"/>
          <w:b/>
          <w:sz w:val="30"/>
        </w:rPr>
      </w:pPr>
      <w:r w:rsidRPr="001A5EE0">
        <w:rPr>
          <w:rFonts w:ascii="Microsoft Sans Serif" w:hint="eastAsia"/>
          <w:b/>
          <w:sz w:val="30"/>
        </w:rPr>
        <w:t>修订历史（</w:t>
      </w:r>
      <w:r w:rsidRPr="001A5EE0">
        <w:rPr>
          <w:rFonts w:ascii="Microsoft Sans Serif" w:hAnsi="Microsoft Sans Serif"/>
          <w:b/>
          <w:sz w:val="30"/>
        </w:rPr>
        <w:t>Revision history</w:t>
      </w:r>
      <w:r w:rsidRPr="001A5EE0">
        <w:rPr>
          <w:rFonts w:ascii="Microsoft Sans Serif" w:hint="eastAsia"/>
          <w:b/>
          <w:sz w:val="30"/>
        </w:rPr>
        <w:t>）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3240"/>
        <w:gridCol w:w="1080"/>
        <w:gridCol w:w="1318"/>
        <w:gridCol w:w="1656"/>
        <w:gridCol w:w="1129"/>
      </w:tblGrid>
      <w:tr w:rsidR="001D0DD3" w:rsidRPr="001A5EE0" w:rsidTr="00442270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1D0DD3" w:rsidRPr="001A5EE0" w:rsidRDefault="001D0DD3" w:rsidP="00442270">
            <w:pPr>
              <w:rPr>
                <w:rFonts w:ascii="Microsoft Sans Serif" w:hAnsi="Microsoft Sans Serif"/>
              </w:rPr>
            </w:pPr>
            <w:r w:rsidRPr="001A5EE0">
              <w:rPr>
                <w:rFonts w:ascii="Microsoft Sans Serif" w:hint="eastAsia"/>
              </w:rPr>
              <w:t>编号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1D0DD3" w:rsidRPr="001A5EE0" w:rsidRDefault="001D0DD3" w:rsidP="00442270">
            <w:pPr>
              <w:rPr>
                <w:rFonts w:ascii="Microsoft Sans Serif" w:hAnsi="Microsoft Sans Serif"/>
              </w:rPr>
            </w:pPr>
            <w:r w:rsidRPr="001A5EE0">
              <w:rPr>
                <w:rFonts w:ascii="Microsoft Sans Serif" w:hint="eastAsia"/>
              </w:rPr>
              <w:t>修订内容描述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1D0DD3" w:rsidRPr="001A5EE0" w:rsidRDefault="001D0DD3" w:rsidP="00442270">
            <w:pPr>
              <w:rPr>
                <w:rFonts w:ascii="Microsoft Sans Serif" w:hAnsi="Microsoft Sans Serif"/>
              </w:rPr>
            </w:pPr>
            <w:r w:rsidRPr="001A5EE0">
              <w:rPr>
                <w:rFonts w:ascii="Microsoft Sans Serif" w:hint="eastAsia"/>
              </w:rPr>
              <w:t>修订人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1D0DD3" w:rsidRPr="001A5EE0" w:rsidRDefault="001D0DD3" w:rsidP="00442270">
            <w:pPr>
              <w:rPr>
                <w:rFonts w:ascii="Microsoft Sans Serif" w:hAnsi="Microsoft Sans Serif"/>
              </w:rPr>
            </w:pPr>
            <w:r w:rsidRPr="001A5EE0">
              <w:rPr>
                <w:rFonts w:ascii="Microsoft Sans Serif" w:hint="eastAsia"/>
              </w:rPr>
              <w:t>修订日期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1D0DD3" w:rsidRPr="001A5EE0" w:rsidRDefault="001D0DD3" w:rsidP="00442270">
            <w:pPr>
              <w:rPr>
                <w:rFonts w:ascii="Microsoft Sans Serif" w:hAnsi="Microsoft Sans Serif"/>
              </w:rPr>
            </w:pPr>
            <w:r w:rsidRPr="001A5EE0">
              <w:rPr>
                <w:rFonts w:ascii="Microsoft Sans Serif" w:hint="eastAsia"/>
              </w:rPr>
              <w:t>修订后版本号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1D0DD3" w:rsidRPr="001A5EE0" w:rsidRDefault="001D0DD3" w:rsidP="00442270">
            <w:pPr>
              <w:rPr>
                <w:rFonts w:ascii="Microsoft Sans Serif" w:hAnsi="Microsoft Sans Serif"/>
              </w:rPr>
            </w:pPr>
            <w:r w:rsidRPr="001A5EE0">
              <w:rPr>
                <w:rFonts w:ascii="Microsoft Sans Serif" w:hint="eastAsia"/>
              </w:rPr>
              <w:t>批准人</w:t>
            </w:r>
          </w:p>
        </w:tc>
      </w:tr>
      <w:tr w:rsidR="001D0DD3" w:rsidRPr="001A5EE0" w:rsidTr="00442270">
        <w:trPr>
          <w:trHeight w:val="28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Pr="001A5EE0" w:rsidRDefault="001D0DD3" w:rsidP="00442270">
            <w:pPr>
              <w:rPr>
                <w:rFonts w:ascii="Microsoft Sans Serif" w:hAnsi="Microsoft Sans Serif"/>
                <w:sz w:val="18"/>
              </w:rPr>
            </w:pPr>
            <w:r w:rsidRPr="001A5EE0">
              <w:rPr>
                <w:rFonts w:ascii="Microsoft Sans Serif" w:hAnsi="Microsoft Sans Serif" w:hint="eastAsia"/>
                <w:sz w:val="18"/>
              </w:rPr>
              <w:t>1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Pr="001A5EE0" w:rsidRDefault="001D0DD3" w:rsidP="00442270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初稿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Pr="00D43D8A" w:rsidRDefault="001D0DD3" w:rsidP="00442270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32725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Pr="00D43D8A" w:rsidRDefault="001D0DD3" w:rsidP="00442270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201</w:t>
            </w:r>
            <w:r>
              <w:rPr>
                <w:rFonts w:ascii="Microsoft Sans Serif" w:hAnsi="Microsoft Sans Serif" w:hint="eastAsia"/>
                <w:sz w:val="18"/>
              </w:rPr>
              <w:t>8</w:t>
            </w:r>
            <w:r w:rsidRPr="00D43D8A">
              <w:rPr>
                <w:rFonts w:ascii="Microsoft Sans Serif" w:hAnsi="Microsoft Sans Serif"/>
                <w:sz w:val="18"/>
              </w:rPr>
              <w:t>/</w:t>
            </w:r>
            <w:r>
              <w:rPr>
                <w:rFonts w:ascii="Microsoft Sans Serif" w:hAnsi="Microsoft Sans Serif" w:hint="eastAsia"/>
                <w:sz w:val="18"/>
              </w:rPr>
              <w:t>03</w:t>
            </w:r>
            <w:r w:rsidRPr="00D43D8A">
              <w:rPr>
                <w:rFonts w:ascii="Microsoft Sans Serif" w:hAnsi="Microsoft Sans Serif"/>
                <w:sz w:val="18"/>
              </w:rPr>
              <w:t>/</w:t>
            </w:r>
            <w:r>
              <w:rPr>
                <w:rFonts w:ascii="Microsoft Sans Serif" w:hAnsi="Microsoft Sans Serif" w:hint="eastAsia"/>
                <w:sz w:val="18"/>
              </w:rPr>
              <w:t>26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Pr="00D43D8A" w:rsidRDefault="001D0DD3" w:rsidP="00442270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3.2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Pr="001A5EE0" w:rsidRDefault="001D0DD3" w:rsidP="00442270">
            <w:pPr>
              <w:rPr>
                <w:rFonts w:ascii="Microsoft Sans Serif" w:hAnsi="Microsoft Sans Serif"/>
                <w:sz w:val="18"/>
              </w:rPr>
            </w:pPr>
          </w:p>
        </w:tc>
      </w:tr>
      <w:tr w:rsidR="001D0DD3" w:rsidRPr="001A5EE0" w:rsidTr="00442270">
        <w:trPr>
          <w:trHeight w:val="28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Pr="001A5EE0" w:rsidRDefault="001D0DD3" w:rsidP="00442270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2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pPr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接口新增</w:t>
            </w:r>
            <w:r>
              <w:rPr>
                <w:rFonts w:ascii="Microsoft Sans Serif" w:hint="eastAsia"/>
                <w:sz w:val="18"/>
              </w:rPr>
              <w:t>&amp;</w:t>
            </w:r>
            <w:r>
              <w:rPr>
                <w:rFonts w:ascii="Microsoft Sans Serif" w:hint="eastAsia"/>
                <w:sz w:val="18"/>
              </w:rPr>
              <w:t>更新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pPr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32725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2018/</w:t>
            </w:r>
            <w:r>
              <w:rPr>
                <w:rFonts w:ascii="Microsoft Sans Serif" w:hAnsi="Microsoft Sans Serif" w:hint="eastAsia"/>
                <w:sz w:val="18"/>
              </w:rPr>
              <w:t>0</w:t>
            </w:r>
            <w:r>
              <w:rPr>
                <w:rFonts w:ascii="Microsoft Sans Serif" w:hAnsi="Microsoft Sans Serif"/>
                <w:sz w:val="18"/>
              </w:rPr>
              <w:t>8/10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3.2.5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Pr="001A5EE0" w:rsidRDefault="001D0DD3" w:rsidP="00442270">
            <w:pPr>
              <w:rPr>
                <w:rFonts w:ascii="Microsoft Sans Serif" w:hAnsi="Microsoft Sans Serif"/>
                <w:sz w:val="18"/>
              </w:rPr>
            </w:pPr>
          </w:p>
        </w:tc>
      </w:tr>
      <w:tr w:rsidR="001D0DD3" w:rsidRPr="001A5EE0" w:rsidTr="00442270">
        <w:trPr>
          <w:trHeight w:val="28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3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pPr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性能优化及接口更新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pPr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39890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2020/01/02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3.X_V7.8.0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Pr="001A5EE0" w:rsidRDefault="001D0DD3" w:rsidP="00442270">
            <w:pPr>
              <w:rPr>
                <w:rFonts w:ascii="Microsoft Sans Serif" w:hAnsi="Microsoft Sans Serif"/>
                <w:sz w:val="18"/>
              </w:rPr>
            </w:pPr>
          </w:p>
        </w:tc>
      </w:tr>
      <w:tr w:rsidR="001D0DD3" w:rsidRPr="001A5EE0" w:rsidTr="00442270">
        <w:trPr>
          <w:trHeight w:val="28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4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6CF3" w:rsidRDefault="00D33378" w:rsidP="003C6FDE"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升级开发环境</w:t>
            </w:r>
            <w:r w:rsidR="003C6FDE">
              <w:rPr>
                <w:rFonts w:ascii="Microsoft Sans Serif" w:hint="eastAsia"/>
                <w:sz w:val="18"/>
              </w:rPr>
              <w:t>VS</w:t>
            </w:r>
            <w:r w:rsidR="003C6FDE">
              <w:rPr>
                <w:rFonts w:ascii="Microsoft Sans Serif"/>
                <w:sz w:val="18"/>
              </w:rPr>
              <w:t>2017+Q</w:t>
            </w:r>
            <w:r w:rsidR="0014599D">
              <w:rPr>
                <w:rFonts w:ascii="Microsoft Sans Serif"/>
                <w:sz w:val="18"/>
              </w:rPr>
              <w:t>T5.12.10</w:t>
            </w:r>
          </w:p>
          <w:p w:rsidR="00076C20" w:rsidRDefault="00076C20" w:rsidP="003C6FDE"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支持</w:t>
            </w:r>
            <w:r w:rsidR="00935640">
              <w:rPr>
                <w:rFonts w:ascii="Microsoft Sans Serif" w:hint="eastAsia"/>
                <w:sz w:val="18"/>
              </w:rPr>
              <w:t>W</w:t>
            </w:r>
            <w:r w:rsidR="00935640">
              <w:rPr>
                <w:rFonts w:ascii="Microsoft Sans Serif"/>
                <w:sz w:val="18"/>
              </w:rPr>
              <w:t>in</w:t>
            </w:r>
            <w:r>
              <w:rPr>
                <w:rFonts w:ascii="Microsoft Sans Serif" w:hint="eastAsia"/>
                <w:sz w:val="18"/>
              </w:rPr>
              <w:t>6</w:t>
            </w:r>
            <w:r>
              <w:rPr>
                <w:rFonts w:ascii="Microsoft Sans Serif"/>
                <w:sz w:val="18"/>
              </w:rPr>
              <w:t>4</w:t>
            </w:r>
            <w:r>
              <w:rPr>
                <w:rFonts w:ascii="Microsoft Sans Serif" w:hint="eastAsia"/>
                <w:sz w:val="18"/>
              </w:rPr>
              <w:t>开发</w:t>
            </w:r>
          </w:p>
          <w:p w:rsidR="00216CF3" w:rsidRPr="00D33378" w:rsidRDefault="00216CF3" w:rsidP="003C6FDE"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支持</w:t>
            </w:r>
            <w:r>
              <w:rPr>
                <w:rFonts w:ascii="Microsoft Sans Serif" w:hint="eastAsia"/>
                <w:sz w:val="18"/>
              </w:rPr>
              <w:t>URL</w:t>
            </w:r>
            <w:r>
              <w:rPr>
                <w:rFonts w:ascii="Microsoft Sans Serif" w:hint="eastAsia"/>
                <w:sz w:val="18"/>
              </w:rPr>
              <w:t>方式网络请求</w:t>
            </w:r>
          </w:p>
          <w:p w:rsidR="003C6FDE" w:rsidRDefault="00A4280A" w:rsidP="003C6FDE"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优化</w:t>
            </w:r>
            <w:r w:rsidR="003C6FDE">
              <w:rPr>
                <w:rFonts w:ascii="Microsoft Sans Serif" w:hint="eastAsia"/>
                <w:sz w:val="18"/>
              </w:rPr>
              <w:t>P</w:t>
            </w:r>
            <w:r w:rsidR="003C6FDE">
              <w:rPr>
                <w:rFonts w:ascii="Microsoft Sans Serif"/>
                <w:sz w:val="18"/>
              </w:rPr>
              <w:t>2P</w:t>
            </w:r>
            <w:r w:rsidR="003C6FDE">
              <w:rPr>
                <w:rFonts w:ascii="Microsoft Sans Serif" w:hint="eastAsia"/>
                <w:sz w:val="18"/>
              </w:rPr>
              <w:t>拉流</w:t>
            </w:r>
          </w:p>
          <w:p w:rsidR="003C6FDE" w:rsidRDefault="003C6FDE" w:rsidP="003C6FDE"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拉流耗时优化</w:t>
            </w:r>
          </w:p>
          <w:p w:rsidR="00E81A2E" w:rsidRDefault="00E81A2E" w:rsidP="003C6FDE"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支持云台长</w:t>
            </w:r>
            <w:r w:rsidR="00427253">
              <w:rPr>
                <w:rFonts w:ascii="Microsoft Sans Serif" w:hint="eastAsia"/>
                <w:sz w:val="18"/>
              </w:rPr>
              <w:t>链接</w:t>
            </w:r>
            <w:r>
              <w:rPr>
                <w:rFonts w:ascii="Microsoft Sans Serif" w:hint="eastAsia"/>
                <w:sz w:val="18"/>
              </w:rPr>
              <w:t>优化</w:t>
            </w:r>
          </w:p>
          <w:p w:rsidR="001D0DD3" w:rsidRDefault="001F78A2" w:rsidP="001F78A2"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支持设备录像倍速播放</w:t>
            </w:r>
          </w:p>
          <w:p w:rsidR="001F78A2" w:rsidRDefault="001F78A2" w:rsidP="003C6FDE">
            <w:pPr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拉流、对讲等接口参数改动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pPr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3</w:t>
            </w:r>
            <w:r>
              <w:rPr>
                <w:rFonts w:ascii="Microsoft Sans Serif"/>
                <w:sz w:val="18"/>
              </w:rPr>
              <w:t>57083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D33378" w:rsidP="00442270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2023/</w:t>
            </w:r>
            <w:r w:rsidR="005F3D36">
              <w:rPr>
                <w:rFonts w:ascii="Microsoft Sans Serif" w:hAnsi="Microsoft Sans Serif"/>
                <w:sz w:val="18"/>
              </w:rPr>
              <w:t>0</w:t>
            </w:r>
            <w:r>
              <w:rPr>
                <w:rFonts w:ascii="Microsoft Sans Serif" w:hAnsi="Microsoft Sans Serif"/>
                <w:sz w:val="18"/>
              </w:rPr>
              <w:t>3/21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3</w:t>
            </w:r>
            <w:r>
              <w:rPr>
                <w:rFonts w:ascii="Microsoft Sans Serif" w:hAnsi="Microsoft Sans Serif"/>
                <w:sz w:val="18"/>
              </w:rPr>
              <w:t>.11.6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Pr="001A5EE0" w:rsidRDefault="001D0DD3" w:rsidP="00442270">
            <w:pPr>
              <w:rPr>
                <w:rFonts w:ascii="Microsoft Sans Serif" w:hAnsi="Microsoft Sans Serif"/>
                <w:sz w:val="18"/>
              </w:rPr>
            </w:pPr>
          </w:p>
        </w:tc>
      </w:tr>
      <w:tr w:rsidR="00BA4E62" w:rsidRPr="001A5EE0" w:rsidTr="00442270">
        <w:trPr>
          <w:trHeight w:val="284"/>
          <w:ins w:id="0" w:author="Comparison" w:date="2023-07-28T14:44:00Z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62" w:rsidRDefault="00BA4E62" w:rsidP="00442270">
            <w:pPr>
              <w:rPr>
                <w:ins w:id="1" w:author="Comparison" w:date="2023-07-28T14:44:00Z"/>
                <w:rFonts w:ascii="Microsoft Sans Serif" w:hAnsi="Microsoft Sans Serif"/>
                <w:sz w:val="18"/>
              </w:rPr>
            </w:pPr>
            <w:ins w:id="2" w:author="Comparison" w:date="2023-07-28T14:44:00Z">
              <w:r>
                <w:rPr>
                  <w:rFonts w:ascii="Microsoft Sans Serif" w:hAnsi="Microsoft Sans Serif" w:hint="eastAsia"/>
                  <w:sz w:val="18"/>
                </w:rPr>
                <w:t>5</w:t>
              </w:r>
            </w:ins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62" w:rsidRPr="00BA4E62" w:rsidRDefault="00BA4E62" w:rsidP="003C6FDE">
            <w:pPr>
              <w:jc w:val="left"/>
              <w:rPr>
                <w:ins w:id="3" w:author="Comparison" w:date="2023-07-28T14:44:00Z"/>
                <w:rFonts w:ascii="Microsoft Sans Serif"/>
                <w:sz w:val="18"/>
              </w:rPr>
            </w:pPr>
            <w:ins w:id="4" w:author="Comparison" w:date="2023-07-28T14:44:00Z">
              <w:r>
                <w:rPr>
                  <w:rFonts w:ascii="Microsoft Sans Serif" w:hint="eastAsia"/>
                  <w:sz w:val="18"/>
                </w:rPr>
                <w:t>新增</w:t>
              </w:r>
              <w:r w:rsidRPr="00BA4E62">
                <w:rPr>
                  <w:rFonts w:ascii="Microsoft Sans Serif" w:hint="eastAsia"/>
                  <w:sz w:val="18"/>
                </w:rPr>
                <w:t>支持同步播放接口</w:t>
              </w:r>
            </w:ins>
          </w:p>
          <w:p w:rsidR="00BA4E62" w:rsidRDefault="00BA4E62" w:rsidP="003C6FDE">
            <w:pPr>
              <w:jc w:val="left"/>
              <w:rPr>
                <w:rFonts w:ascii="Microsoft Sans Serif"/>
                <w:sz w:val="18"/>
              </w:rPr>
            </w:pPr>
            <w:ins w:id="5" w:author="Comparison" w:date="2023-07-28T14:44:00Z">
              <w:r w:rsidRPr="00BA4E62">
                <w:rPr>
                  <w:rFonts w:ascii="Microsoft Sans Serif" w:hint="eastAsia"/>
                  <w:sz w:val="18"/>
                </w:rPr>
                <w:t>设备录像按时间下载接口参数改动</w:t>
              </w:r>
            </w:ins>
          </w:p>
          <w:p w:rsidR="00AA486A" w:rsidRDefault="00AA486A" w:rsidP="003C6FDE"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P2P</w:t>
            </w:r>
            <w:r>
              <w:rPr>
                <w:rFonts w:ascii="Microsoft Sans Serif" w:hint="eastAsia"/>
                <w:sz w:val="18"/>
              </w:rPr>
              <w:t>预打洞接口改动</w:t>
            </w:r>
          </w:p>
          <w:p w:rsidR="009000A1" w:rsidRDefault="009000A1" w:rsidP="003C6FDE">
            <w:pPr>
              <w:jc w:val="left"/>
              <w:rPr>
                <w:ins w:id="6" w:author="Comparison" w:date="2023-07-28T14:44:00Z"/>
                <w:rFonts w:ascii="Microsoft Sans Serif" w:hint="eastAsia"/>
                <w:sz w:val="18"/>
              </w:rPr>
            </w:pPr>
            <w:r>
              <w:rPr>
                <w:rFonts w:ascii="Microsoft Sans Serif" w:hint="eastAsia"/>
                <w:sz w:val="18"/>
              </w:rPr>
              <w:t>本地录像按时间播放支持偏移时间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62" w:rsidRDefault="00BA4E62" w:rsidP="00442270">
            <w:pPr>
              <w:rPr>
                <w:ins w:id="7" w:author="Comparison" w:date="2023-07-28T14:44:00Z"/>
                <w:rFonts w:ascii="Microsoft Sans Serif"/>
                <w:sz w:val="18"/>
              </w:rPr>
            </w:pPr>
            <w:ins w:id="8" w:author="Comparison" w:date="2023-07-28T14:44:00Z">
              <w:r>
                <w:rPr>
                  <w:rFonts w:ascii="Microsoft Sans Serif" w:hint="eastAsia"/>
                  <w:sz w:val="18"/>
                </w:rPr>
                <w:t>3</w:t>
              </w:r>
              <w:r>
                <w:rPr>
                  <w:rFonts w:ascii="Microsoft Sans Serif"/>
                  <w:sz w:val="18"/>
                </w:rPr>
                <w:t>57102</w:t>
              </w:r>
            </w:ins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62" w:rsidRDefault="00BA4E62" w:rsidP="00442270">
            <w:pPr>
              <w:rPr>
                <w:ins w:id="9" w:author="Comparison" w:date="2023-07-28T14:44:00Z"/>
                <w:rFonts w:ascii="Microsoft Sans Serif" w:hAnsi="Microsoft Sans Serif"/>
                <w:sz w:val="18"/>
              </w:rPr>
            </w:pPr>
            <w:ins w:id="10" w:author="Comparison" w:date="2023-07-28T14:44:00Z">
              <w:r>
                <w:rPr>
                  <w:rFonts w:ascii="Microsoft Sans Serif" w:hAnsi="Microsoft Sans Serif" w:hint="eastAsia"/>
                  <w:sz w:val="18"/>
                </w:rPr>
                <w:t>2</w:t>
              </w:r>
              <w:r>
                <w:rPr>
                  <w:rFonts w:ascii="Microsoft Sans Serif" w:hAnsi="Microsoft Sans Serif"/>
                  <w:sz w:val="18"/>
                </w:rPr>
                <w:t>023/</w:t>
              </w:r>
            </w:ins>
            <w:r w:rsidR="009000A1">
              <w:rPr>
                <w:rFonts w:ascii="Microsoft Sans Serif" w:hAnsi="Microsoft Sans Serif"/>
                <w:sz w:val="18"/>
              </w:rPr>
              <w:t>8</w:t>
            </w:r>
            <w:ins w:id="11" w:author="Comparison" w:date="2023-07-28T14:44:00Z">
              <w:r>
                <w:rPr>
                  <w:rFonts w:ascii="Microsoft Sans Serif" w:hAnsi="Microsoft Sans Serif"/>
                  <w:sz w:val="18"/>
                </w:rPr>
                <w:t>/</w:t>
              </w:r>
            </w:ins>
            <w:r w:rsidR="009000A1">
              <w:rPr>
                <w:rFonts w:ascii="Microsoft Sans Serif" w:hAnsi="Microsoft Sans Serif"/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62" w:rsidRDefault="00BA4E62" w:rsidP="00442270">
            <w:pPr>
              <w:rPr>
                <w:ins w:id="12" w:author="Comparison" w:date="2023-07-28T14:44:00Z"/>
                <w:rFonts w:ascii="Microsoft Sans Serif" w:hAnsi="Microsoft Sans Serif"/>
                <w:sz w:val="18"/>
              </w:rPr>
            </w:pPr>
            <w:ins w:id="13" w:author="Comparison" w:date="2023-07-28T14:44:00Z">
              <w:r>
                <w:rPr>
                  <w:rFonts w:ascii="Microsoft Sans Serif" w:hAnsi="Microsoft Sans Serif" w:hint="eastAsia"/>
                  <w:sz w:val="18"/>
                </w:rPr>
                <w:t>3</w:t>
              </w:r>
              <w:r>
                <w:rPr>
                  <w:rFonts w:ascii="Microsoft Sans Serif" w:hAnsi="Microsoft Sans Serif"/>
                  <w:sz w:val="18"/>
                </w:rPr>
                <w:t>.12.0</w:t>
              </w:r>
            </w:ins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62" w:rsidRPr="001A5EE0" w:rsidRDefault="00BA4E62" w:rsidP="00442270">
            <w:pPr>
              <w:rPr>
                <w:ins w:id="14" w:author="Comparison" w:date="2023-07-28T14:44:00Z"/>
                <w:rFonts w:ascii="Microsoft Sans Serif" w:hAnsi="Microsoft Sans Serif"/>
                <w:sz w:val="18"/>
              </w:rPr>
            </w:pPr>
          </w:p>
        </w:tc>
      </w:tr>
    </w:tbl>
    <w:p w:rsidR="001D0DD3" w:rsidRDefault="001D0DD3" w:rsidP="001D0DD3">
      <w:pPr>
        <w:rPr>
          <w:lang w:val="zh-CN"/>
        </w:rPr>
      </w:pPr>
    </w:p>
    <w:p w:rsidR="001D0DD3" w:rsidRDefault="001D0DD3" w:rsidP="001D0DD3">
      <w:pPr>
        <w:rPr>
          <w:lang w:val="zh-CN"/>
        </w:rPr>
      </w:pPr>
    </w:p>
    <w:p w:rsidR="00B375BF" w:rsidRDefault="00B375BF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sdt>
      <w:sdtPr>
        <w:rPr>
          <w:rFonts w:ascii="Calibri" w:eastAsiaTheme="minorEastAsia" w:hAnsi="Calibr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67655879"/>
        <w:docPartObj>
          <w:docPartGallery w:val="Table of Contents"/>
          <w:docPartUnique/>
        </w:docPartObj>
      </w:sdtPr>
      <w:sdtEndPr>
        <w:rPr>
          <w:rFonts w:asciiTheme="minorHAnsi" w:hAnsiTheme="minorHAnsi"/>
        </w:rPr>
      </w:sdtEndPr>
      <w:sdtContent>
        <w:p w:rsidR="001D0DD3" w:rsidRPr="007E3994" w:rsidRDefault="001D0DD3" w:rsidP="001D0DD3">
          <w:pPr>
            <w:pStyle w:val="TOC"/>
            <w:numPr>
              <w:ilvl w:val="0"/>
              <w:numId w:val="0"/>
            </w:numPr>
            <w:rPr>
              <w:rFonts w:asciiTheme="minorHAnsi" w:eastAsiaTheme="minorEastAsia" w:hAnsiTheme="minorHAnsi"/>
            </w:rPr>
          </w:pPr>
          <w:r w:rsidRPr="007E3994">
            <w:rPr>
              <w:rFonts w:asciiTheme="minorHAnsi" w:eastAsiaTheme="minorEastAsia" w:hAnsiTheme="minorHAnsi"/>
              <w:lang w:val="zh-CN"/>
            </w:rPr>
            <w:t>目录</w:t>
          </w:r>
        </w:p>
        <w:p w:rsidR="006D2F68" w:rsidRDefault="001D0DD3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r w:rsidRPr="007E3994">
            <w:rPr>
              <w:rFonts w:asciiTheme="minorHAnsi" w:eastAsiaTheme="minorEastAsia" w:hAnsiTheme="minorHAnsi"/>
              <w:caps w:val="0"/>
            </w:rPr>
            <w:fldChar w:fldCharType="begin"/>
          </w:r>
          <w:r w:rsidRPr="007E3994">
            <w:rPr>
              <w:rFonts w:asciiTheme="minorHAnsi" w:eastAsiaTheme="minorEastAsia" w:hAnsiTheme="minorHAnsi"/>
              <w:caps w:val="0"/>
            </w:rPr>
            <w:instrText xml:space="preserve"> TOC \o "1-3" \h \z \u </w:instrText>
          </w:r>
          <w:r w:rsidRPr="007E3994">
            <w:rPr>
              <w:rFonts w:asciiTheme="minorHAnsi" w:eastAsiaTheme="minorEastAsia" w:hAnsiTheme="minorHAnsi"/>
              <w:caps w:val="0"/>
            </w:rPr>
            <w:fldChar w:fldCharType="separate"/>
          </w:r>
          <w:hyperlink w:anchor="_Toc130393414" w:history="1">
            <w:r w:rsidR="006D2F68" w:rsidRPr="00D842C1">
              <w:rPr>
                <w:rStyle w:val="ab"/>
                <w:noProof/>
              </w:rPr>
              <w:t>1</w:t>
            </w:r>
            <w:r w:rsidR="006D2F68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概述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_Toc130393414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4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30393415" w:history="1">
            <w:r w:rsidR="006D2F68" w:rsidRPr="00D842C1">
              <w:rPr>
                <w:rStyle w:val="ab"/>
                <w:noProof/>
              </w:rPr>
              <w:t>2</w:t>
            </w:r>
            <w:r w:rsidR="006D2F68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开发环境配置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_Toc130393415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5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416" w:history="1">
            <w:r w:rsidR="006D2F68" w:rsidRPr="00D842C1">
              <w:rPr>
                <w:rStyle w:val="ab"/>
                <w:noProof/>
              </w:rPr>
              <w:t>2.1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引用</w:t>
            </w:r>
            <w:r w:rsidR="006D2F68" w:rsidRPr="00D842C1">
              <w:rPr>
                <w:rStyle w:val="ab"/>
                <w:noProof/>
              </w:rPr>
              <w:t>LCOpenSDK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_Toc130393416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5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417" w:history="1">
            <w:r w:rsidR="006D2F68" w:rsidRPr="00D842C1">
              <w:rPr>
                <w:rStyle w:val="ab"/>
                <w:noProof/>
              </w:rPr>
              <w:t>2.2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LCOpenSDK_Api</w:t>
            </w:r>
            <w:r w:rsidR="006D2F68" w:rsidRPr="00D842C1">
              <w:rPr>
                <w:rStyle w:val="ab"/>
                <w:noProof/>
              </w:rPr>
              <w:t>默认参数设置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_Toc130393417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5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30393418" w:history="1">
            <w:r w:rsidR="006D2F68" w:rsidRPr="00D842C1">
              <w:rPr>
                <w:rStyle w:val="ab"/>
                <w:noProof/>
              </w:rPr>
              <w:t>3</w:t>
            </w:r>
            <w:r w:rsidR="006D2F68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SDK</w:t>
            </w:r>
            <w:r w:rsidR="006D2F68" w:rsidRPr="00D842C1">
              <w:rPr>
                <w:rStyle w:val="ab"/>
                <w:noProof/>
              </w:rPr>
              <w:t>接口说明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_Toc130393418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6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419" w:history="1">
            <w:r w:rsidR="006D2F68" w:rsidRPr="00D842C1">
              <w:rPr>
                <w:rStyle w:val="ab"/>
                <w:noProof/>
              </w:rPr>
              <w:t>3.1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概述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_Toc130393419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6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420" w:history="1">
            <w:r w:rsidR="006D2F68" w:rsidRPr="00D842C1">
              <w:rPr>
                <w:rStyle w:val="ab"/>
                <w:noProof/>
              </w:rPr>
              <w:t>3.2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LCOpenSDK_Api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_Toc130393420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6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21" w:history="1">
            <w:r w:rsidR="006D2F68" w:rsidRPr="00D842C1">
              <w:rPr>
                <w:rStyle w:val="ab"/>
                <w:noProof/>
              </w:rPr>
              <w:t>3.2.1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GetInstance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_Toc130393421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6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22" w:history="1">
            <w:r w:rsidR="006D2F68" w:rsidRPr="00D842C1">
              <w:rPr>
                <w:rStyle w:val="ab"/>
                <w:noProof/>
              </w:rPr>
              <w:t>3.2.2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initOpenApi</w:t>
            </w:r>
            <w:r w:rsidR="006D2F68" w:rsidRPr="00D842C1">
              <w:rPr>
                <w:rStyle w:val="ab"/>
                <w:noProof/>
              </w:rPr>
              <w:t>（废弃）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_Toc130393422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6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23" w:history="1">
            <w:r w:rsidR="006D2F68" w:rsidRPr="00D842C1">
              <w:rPr>
                <w:rStyle w:val="ab"/>
                <w:noProof/>
              </w:rPr>
              <w:t>3.2.3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initOpenApiEx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_Toc130393423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7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24" w:history="1">
            <w:r w:rsidR="006D2F68" w:rsidRPr="00D842C1">
              <w:rPr>
                <w:rStyle w:val="ab"/>
                <w:noProof/>
              </w:rPr>
              <w:t>3.2.4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loginStreamServers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_Toc130393424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7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25" w:history="1">
            <w:r w:rsidR="006D2F68" w:rsidRPr="00D842C1">
              <w:rPr>
                <w:rStyle w:val="ab"/>
                <w:noProof/>
              </w:rPr>
              <w:t>3.2.5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request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_Toc130393425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7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26" w:history="1">
            <w:r w:rsidR="006D2F68" w:rsidRPr="00D842C1">
              <w:rPr>
                <w:rStyle w:val="ab"/>
                <w:noProof/>
              </w:rPr>
              <w:t>3.2.6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requestWithURL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_Toc130393426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8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27" w:history="1">
            <w:r w:rsidR="006D2F68" w:rsidRPr="00D842C1">
              <w:rPr>
                <w:rStyle w:val="ab"/>
                <w:noProof/>
              </w:rPr>
              <w:t>3.2.7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uninitOpenApi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_Toc130393427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8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428" w:history="1">
            <w:r w:rsidR="006D2F68" w:rsidRPr="00D842C1">
              <w:rPr>
                <w:rStyle w:val="ab"/>
                <w:noProof/>
              </w:rPr>
              <w:t>3.3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LCOpenSDK_DeviceInit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_Toc130393428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8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29" w:history="1">
            <w:r w:rsidR="006D2F68" w:rsidRPr="00D842C1">
              <w:rPr>
                <w:rStyle w:val="ab"/>
                <w:noProof/>
              </w:rPr>
              <w:t>3.3.1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getInstance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_Toc130393429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8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30" w:history="1">
            <w:r w:rsidR="006D2F68" w:rsidRPr="00D842C1">
              <w:rPr>
                <w:rStyle w:val="ab"/>
                <w:noProof/>
              </w:rPr>
              <w:t>3.3.2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searchDeviceInitInfo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_Toc130393430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9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31" w:history="1">
            <w:r w:rsidR="006D2F68" w:rsidRPr="00D842C1">
              <w:rPr>
                <w:rStyle w:val="ab"/>
                <w:noProof/>
              </w:rPr>
              <w:t>3.3.3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initDevice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_Toc130393431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9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32" w:history="1">
            <w:r w:rsidR="006D2F68" w:rsidRPr="00D842C1">
              <w:rPr>
                <w:rStyle w:val="ab"/>
                <w:noProof/>
              </w:rPr>
              <w:t>3.3.4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initDevice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_Toc130393432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9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33" w:history="1">
            <w:r w:rsidR="006D2F68" w:rsidRPr="00D842C1">
              <w:rPr>
                <w:rStyle w:val="ab"/>
                <w:noProof/>
              </w:rPr>
              <w:t>3.3.5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checkPwdValidity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_Toc130393433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9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434" w:history="1">
            <w:r w:rsidR="006D2F68" w:rsidRPr="00D842C1">
              <w:rPr>
                <w:rStyle w:val="ab"/>
                <w:noProof/>
              </w:rPr>
              <w:t>3.4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LCOpenSDK_VideoPlay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_Toc130393434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10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35" w:history="1">
            <w:r w:rsidR="006D2F68" w:rsidRPr="00D842C1">
              <w:rPr>
                <w:rStyle w:val="ab"/>
                <w:noProof/>
              </w:rPr>
              <w:t>3.4.1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initVideoPlay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_Toc130393435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10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36" w:history="1">
            <w:r w:rsidR="006D2F68" w:rsidRPr="00D842C1">
              <w:rPr>
                <w:rStyle w:val="ab"/>
                <w:noProof/>
              </w:rPr>
              <w:t>3.4.2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uninitVideoPlay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_Toc130393436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10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37" w:history="1">
            <w:r w:rsidR="006D2F68" w:rsidRPr="00D842C1">
              <w:rPr>
                <w:rStyle w:val="ab"/>
                <w:noProof/>
              </w:rPr>
              <w:t>3.4.3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setPlayerListener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_Toc130393437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10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38" w:history="1">
            <w:r w:rsidR="006D2F68" w:rsidRPr="00D842C1">
              <w:rPr>
                <w:rStyle w:val="ab"/>
                <w:noProof/>
              </w:rPr>
              <w:t>3.4.4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getPlayerListener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_Toc130393438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11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39" w:history="1">
            <w:r w:rsidR="006D2F68" w:rsidRPr="00D842C1">
              <w:rPr>
                <w:rStyle w:val="ab"/>
                <w:noProof/>
              </w:rPr>
              <w:t>3.4.5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setStreamCallback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_Toc130393439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11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40" w:history="1">
            <w:r w:rsidR="006D2F68" w:rsidRPr="00D842C1">
              <w:rPr>
                <w:rStyle w:val="ab"/>
                <w:noProof/>
              </w:rPr>
              <w:t>3.4.6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playRtspReal</w:t>
            </w:r>
            <w:r w:rsidR="006D2F68" w:rsidRPr="00D842C1">
              <w:rPr>
                <w:rStyle w:val="ab"/>
                <w:noProof/>
              </w:rPr>
              <w:t>（废弃）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_Toc130393440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11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41" w:history="1">
            <w:r w:rsidR="006D2F68" w:rsidRPr="00D842C1">
              <w:rPr>
                <w:rStyle w:val="ab"/>
                <w:noProof/>
              </w:rPr>
              <w:t>3.4.7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playRtspRealEx1</w:t>
            </w:r>
            <w:r w:rsidR="006D2F68" w:rsidRPr="00D842C1">
              <w:rPr>
                <w:rStyle w:val="ab"/>
                <w:noProof/>
              </w:rPr>
              <w:t>（废弃）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_Toc130393441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11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42" w:history="1">
            <w:r w:rsidR="006D2F68" w:rsidRPr="00D842C1">
              <w:rPr>
                <w:rStyle w:val="ab"/>
                <w:noProof/>
              </w:rPr>
              <w:t>3.4.8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playRtspRealEx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_Toc130393442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12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43" w:history="1">
            <w:r w:rsidR="006D2F68" w:rsidRPr="00D842C1">
              <w:rPr>
                <w:rStyle w:val="ab"/>
                <w:noProof/>
              </w:rPr>
              <w:t>3.4.9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playDeviceRecordByFileName</w:t>
            </w:r>
            <w:r w:rsidR="006D2F68" w:rsidRPr="00D842C1">
              <w:rPr>
                <w:rStyle w:val="ab"/>
                <w:noProof/>
              </w:rPr>
              <w:t>（废弃）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_Toc130393443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12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44" w:history="1">
            <w:r w:rsidR="006D2F68" w:rsidRPr="00D842C1">
              <w:rPr>
                <w:rStyle w:val="ab"/>
                <w:noProof/>
              </w:rPr>
              <w:t>3.4.10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playDeviceRecordByFileNameEx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_Toc130393444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13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45" w:history="1">
            <w:r w:rsidR="006D2F68" w:rsidRPr="00D842C1">
              <w:rPr>
                <w:rStyle w:val="ab"/>
                <w:noProof/>
              </w:rPr>
              <w:t>3.4.11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playDeviceRecordByUtcTime</w:t>
            </w:r>
            <w:r w:rsidR="006D2F68" w:rsidRPr="00D842C1">
              <w:rPr>
                <w:rStyle w:val="ab"/>
                <w:noProof/>
              </w:rPr>
              <w:t>（废弃）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_Toc130393445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14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46" w:history="1">
            <w:r w:rsidR="006D2F68" w:rsidRPr="00D842C1">
              <w:rPr>
                <w:rStyle w:val="ab"/>
                <w:noProof/>
              </w:rPr>
              <w:t>3.4.12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playDeviceRecordByUtcTimeEx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_Toc130393446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14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47" w:history="1">
            <w:r w:rsidR="006D2F68" w:rsidRPr="00D842C1">
              <w:rPr>
                <w:rStyle w:val="ab"/>
                <w:noProof/>
              </w:rPr>
              <w:t>3.4.13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playCloud</w:t>
            </w:r>
            <w:r w:rsidR="006D2F68" w:rsidRPr="00D842C1">
              <w:rPr>
                <w:rStyle w:val="ab"/>
                <w:noProof/>
              </w:rPr>
              <w:t>（废弃）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_Toc130393447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15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48" w:history="1">
            <w:r w:rsidR="006D2F68" w:rsidRPr="00D842C1">
              <w:rPr>
                <w:rStyle w:val="ab"/>
                <w:noProof/>
              </w:rPr>
              <w:t>3.4.14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playCloudEx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_Toc130393448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15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49" w:history="1">
            <w:r w:rsidR="006D2F68" w:rsidRPr="00D842C1">
              <w:rPr>
                <w:rStyle w:val="ab"/>
                <w:noProof/>
              </w:rPr>
              <w:t>3.4.15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controlMovePTZ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_Toc130393449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16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50" w:history="1">
            <w:r w:rsidR="006D2F68" w:rsidRPr="00D842C1">
              <w:rPr>
                <w:rStyle w:val="ab"/>
                <w:noProof/>
              </w:rPr>
              <w:t>3.4.16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stopRtspReal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_Toc130393450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17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51" w:history="1">
            <w:r w:rsidR="006D2F68" w:rsidRPr="00D842C1">
              <w:rPr>
                <w:rStyle w:val="ab"/>
                <w:noProof/>
              </w:rPr>
              <w:t>3.4.17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stopDeviceRecord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_Toc130393451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17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52" w:history="1">
            <w:r w:rsidR="006D2F68" w:rsidRPr="00D842C1">
              <w:rPr>
                <w:rStyle w:val="ab"/>
                <w:noProof/>
              </w:rPr>
              <w:t>3.4.18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stopCloud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_Toc130393452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17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53" w:history="1">
            <w:r w:rsidR="006D2F68" w:rsidRPr="00D842C1">
              <w:rPr>
                <w:rStyle w:val="ab"/>
                <w:noProof/>
              </w:rPr>
              <w:t>3.4.19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playAudio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_Toc130393453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17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54" w:history="1">
            <w:r w:rsidR="006D2F68" w:rsidRPr="00D842C1">
              <w:rPr>
                <w:rStyle w:val="ab"/>
                <w:noProof/>
              </w:rPr>
              <w:t>3.4.20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stopAudio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_Toc130393454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17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55" w:history="1">
            <w:r w:rsidR="006D2F68" w:rsidRPr="00D842C1">
              <w:rPr>
                <w:rStyle w:val="ab"/>
                <w:noProof/>
              </w:rPr>
              <w:t>3.4.21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seek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_Toc130393455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18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56" w:history="1">
            <w:r w:rsidR="006D2F68" w:rsidRPr="00D842C1">
              <w:rPr>
                <w:rStyle w:val="ab"/>
                <w:noProof/>
              </w:rPr>
              <w:t>3.4.22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pause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_Toc130393456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18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57" w:history="1">
            <w:r w:rsidR="006D2F68" w:rsidRPr="00D842C1">
              <w:rPr>
                <w:rStyle w:val="ab"/>
                <w:noProof/>
              </w:rPr>
              <w:t>3.4.23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resume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_Toc130393457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18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58" w:history="1">
            <w:r w:rsidR="006D2F68" w:rsidRPr="00D842C1">
              <w:rPr>
                <w:rStyle w:val="ab"/>
                <w:noProof/>
              </w:rPr>
              <w:t>3.4.24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snapShot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_Toc130393458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18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59" w:history="1">
            <w:r w:rsidR="006D2F68" w:rsidRPr="00D842C1">
              <w:rPr>
                <w:rStyle w:val="ab"/>
                <w:noProof/>
              </w:rPr>
              <w:t>3.4.25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startRecord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_Toc130393459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18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60" w:history="1">
            <w:r w:rsidR="006D2F68" w:rsidRPr="00D842C1">
              <w:rPr>
                <w:rStyle w:val="ab"/>
                <w:noProof/>
              </w:rPr>
              <w:t>3.4.26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stopRecord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_Toc130393460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19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461" w:history="1">
            <w:r w:rsidR="006D2F68" w:rsidRPr="00D842C1">
              <w:rPr>
                <w:rStyle w:val="ab"/>
                <w:noProof/>
              </w:rPr>
              <w:t>3.5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LCOpenSDK_AudioTalk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_Toc130393461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19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62" w:history="1">
            <w:r w:rsidR="006D2F68" w:rsidRPr="00D842C1">
              <w:rPr>
                <w:rStyle w:val="ab"/>
                <w:noProof/>
              </w:rPr>
              <w:t>3.5.1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GetInstance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_Toc130393462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19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63" w:history="1">
            <w:r w:rsidR="006D2F68" w:rsidRPr="00D842C1">
              <w:rPr>
                <w:rStyle w:val="ab"/>
                <w:noProof/>
              </w:rPr>
              <w:t>3.5.2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setTalkerListener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_Toc130393463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19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64" w:history="1">
            <w:r w:rsidR="006D2F68" w:rsidRPr="00D842C1">
              <w:rPr>
                <w:rStyle w:val="ab"/>
                <w:noProof/>
              </w:rPr>
              <w:t>3.5.3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getTalkerListener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_Toc130393464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19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65" w:history="1">
            <w:r w:rsidR="006D2F68" w:rsidRPr="00D842C1">
              <w:rPr>
                <w:rStyle w:val="ab"/>
                <w:noProof/>
              </w:rPr>
              <w:t>3.5.4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playTalk</w:t>
            </w:r>
            <w:r w:rsidR="006D2F68" w:rsidRPr="00D842C1">
              <w:rPr>
                <w:rStyle w:val="ab"/>
                <w:noProof/>
              </w:rPr>
              <w:t>（废弃）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_Toc130393465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20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66" w:history="1">
            <w:r w:rsidR="006D2F68" w:rsidRPr="00D842C1">
              <w:rPr>
                <w:rStyle w:val="ab"/>
                <w:noProof/>
              </w:rPr>
              <w:t>3.5.5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playTalkEx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_Toc130393466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20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67" w:history="1">
            <w:r w:rsidR="006D2F68" w:rsidRPr="00D842C1">
              <w:rPr>
                <w:rStyle w:val="ab"/>
                <w:noProof/>
              </w:rPr>
              <w:t>3.5.6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stopTalk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_Toc130393467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20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468" w:history="1">
            <w:r w:rsidR="006D2F68" w:rsidRPr="00D842C1">
              <w:rPr>
                <w:rStyle w:val="ab"/>
                <w:noProof/>
              </w:rPr>
              <w:t>3.6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LCOpenSDK_Download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_Toc130393468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21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69" w:history="1">
            <w:r w:rsidR="006D2F68" w:rsidRPr="00D842C1">
              <w:rPr>
                <w:rStyle w:val="ab"/>
                <w:noProof/>
              </w:rPr>
              <w:t>3.6.1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getInstance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_Toc130393469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21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70" w:history="1">
            <w:r w:rsidR="006D2F68" w:rsidRPr="00D842C1">
              <w:rPr>
                <w:rStyle w:val="ab"/>
                <w:noProof/>
              </w:rPr>
              <w:t>3.6.2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startDownload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_Toc130393470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21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71" w:history="1">
            <w:r w:rsidR="006D2F68" w:rsidRPr="00D842C1">
              <w:rPr>
                <w:rStyle w:val="ab"/>
                <w:noProof/>
              </w:rPr>
              <w:t>3.6.3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startDownload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_Toc130393471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22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72" w:history="1">
            <w:r w:rsidR="006D2F68" w:rsidRPr="00D842C1">
              <w:rPr>
                <w:rStyle w:val="ab"/>
                <w:noProof/>
              </w:rPr>
              <w:t>3.6.4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startDownload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_Toc130393472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22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73" w:history="1">
            <w:r w:rsidR="006D2F68" w:rsidRPr="00D842C1">
              <w:rPr>
                <w:rStyle w:val="ab"/>
                <w:noProof/>
              </w:rPr>
              <w:t>3.6.5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stopDownload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_Toc130393473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23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74" w:history="1">
            <w:r w:rsidR="006D2F68" w:rsidRPr="00D842C1">
              <w:rPr>
                <w:rStyle w:val="ab"/>
                <w:noProof/>
              </w:rPr>
              <w:t>3.6.6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setDownloadListener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_Toc130393474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23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75" w:history="1">
            <w:r w:rsidR="006D2F68" w:rsidRPr="00D842C1">
              <w:rPr>
                <w:rStyle w:val="ab"/>
                <w:noProof/>
              </w:rPr>
              <w:t>3.6.7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getDownloadListener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_Toc130393475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23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476" w:history="1">
            <w:r w:rsidR="006D2F68" w:rsidRPr="00D842C1">
              <w:rPr>
                <w:rStyle w:val="ab"/>
                <w:noProof/>
              </w:rPr>
              <w:t>3.7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LCOpenSDK_LoginManager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_Toc130393476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23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77" w:history="1">
            <w:r w:rsidR="006D2F68" w:rsidRPr="00D842C1">
              <w:rPr>
                <w:rStyle w:val="ab"/>
                <w:noProof/>
              </w:rPr>
              <w:t>3.7.1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getInstance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_Toc130393477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23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78" w:history="1">
            <w:r w:rsidR="006D2F68" w:rsidRPr="00D842C1">
              <w:rPr>
                <w:rStyle w:val="ab"/>
                <w:noProof/>
              </w:rPr>
              <w:t>3.7.2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addDevices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_Toc130393478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24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79" w:history="1">
            <w:r w:rsidR="006D2F68" w:rsidRPr="00D842C1">
              <w:rPr>
                <w:rStyle w:val="ab"/>
                <w:noProof/>
              </w:rPr>
              <w:t>3.7.3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getP2PLinkType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_Toc130393479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24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480" w:history="1">
            <w:r w:rsidR="006D2F68" w:rsidRPr="00D842C1">
              <w:rPr>
                <w:rStyle w:val="ab"/>
                <w:noProof/>
              </w:rPr>
              <w:t>3.8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LCOpenSDK_PlayerListener</w:t>
            </w:r>
            <w:r w:rsidR="006D2F68" w:rsidRPr="00D842C1">
              <w:rPr>
                <w:rStyle w:val="ab"/>
                <w:noProof/>
              </w:rPr>
              <w:t>（回调接口）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_Toc130393480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24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81" w:history="1">
            <w:r w:rsidR="006D2F68" w:rsidRPr="00D842C1">
              <w:rPr>
                <w:rStyle w:val="ab"/>
                <w:rFonts w:asciiTheme="minorEastAsia" w:hAnsiTheme="minorEastAsia"/>
                <w:noProof/>
              </w:rPr>
              <w:t>3.8.1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onPlayerResult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_Toc130393481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24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82" w:history="1">
            <w:r w:rsidR="006D2F68" w:rsidRPr="00D842C1">
              <w:rPr>
                <w:rStyle w:val="ab"/>
                <w:noProof/>
              </w:rPr>
              <w:t>3.8.2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onResolutionChanged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_Toc130393482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26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83" w:history="1">
            <w:r w:rsidR="006D2F68" w:rsidRPr="00D842C1">
              <w:rPr>
                <w:rStyle w:val="ab"/>
                <w:noProof/>
              </w:rPr>
              <w:t>3.8.3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onPlayBegan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_Toc130393483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27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84" w:history="1">
            <w:r w:rsidR="006D2F68" w:rsidRPr="00D842C1">
              <w:rPr>
                <w:rStyle w:val="ab"/>
                <w:noProof/>
              </w:rPr>
              <w:t>3.8.4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onReceiveData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_Toc130393484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27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85" w:history="1">
            <w:r w:rsidR="006D2F68" w:rsidRPr="00D842C1">
              <w:rPr>
                <w:rStyle w:val="ab"/>
                <w:noProof/>
              </w:rPr>
              <w:t>3.8.5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onStreamCallback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_Toc130393485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27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86" w:history="1">
            <w:r w:rsidR="006D2F68" w:rsidRPr="00D842C1">
              <w:rPr>
                <w:rStyle w:val="ab"/>
                <w:noProof/>
              </w:rPr>
              <w:t>3.8.6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onPlayFinished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_Toc130393486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27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87" w:history="1">
            <w:r w:rsidR="006D2F68" w:rsidRPr="00D842C1">
              <w:rPr>
                <w:rStyle w:val="ab"/>
                <w:noProof/>
              </w:rPr>
              <w:t>3.8.7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onPlayerTime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_Toc130393487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27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88" w:history="1">
            <w:r w:rsidR="006D2F68" w:rsidRPr="00D842C1">
              <w:rPr>
                <w:rStyle w:val="ab"/>
                <w:noProof/>
              </w:rPr>
              <w:t>3.8.8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onIVSInfo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_Toc130393488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28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489" w:history="1">
            <w:r w:rsidR="006D2F68" w:rsidRPr="00D842C1">
              <w:rPr>
                <w:rStyle w:val="ab"/>
                <w:noProof/>
              </w:rPr>
              <w:t>3.9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LCOpenSDK_TalkerListener</w:t>
            </w:r>
            <w:r w:rsidR="006D2F68" w:rsidRPr="00D842C1">
              <w:rPr>
                <w:rStyle w:val="ab"/>
                <w:noProof/>
              </w:rPr>
              <w:t>（回调接口）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_Toc130393489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29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90" w:history="1">
            <w:r w:rsidR="006D2F68" w:rsidRPr="00D842C1">
              <w:rPr>
                <w:rStyle w:val="ab"/>
                <w:noProof/>
              </w:rPr>
              <w:t>3.9.1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onTalkResult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_Toc130393490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29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491" w:history="1">
            <w:r w:rsidR="006D2F68" w:rsidRPr="00D842C1">
              <w:rPr>
                <w:rStyle w:val="ab"/>
                <w:noProof/>
              </w:rPr>
              <w:t>3.10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LCOpenSDK_DownloadListener</w:t>
            </w:r>
            <w:r w:rsidR="006D2F68" w:rsidRPr="00D842C1">
              <w:rPr>
                <w:rStyle w:val="ab"/>
                <w:noProof/>
              </w:rPr>
              <w:t>（回调接口）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_Toc130393491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30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92" w:history="1">
            <w:r w:rsidR="006D2F68" w:rsidRPr="00D842C1">
              <w:rPr>
                <w:rStyle w:val="ab"/>
                <w:noProof/>
              </w:rPr>
              <w:t>3.10.1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onDownloadReceiveData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_Toc130393492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30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93" w:history="1">
            <w:r w:rsidR="006D2F68" w:rsidRPr="00D842C1">
              <w:rPr>
                <w:rStyle w:val="ab"/>
                <w:noProof/>
              </w:rPr>
              <w:t>3.10.2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onDownloadState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_Toc130393493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30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494" w:history="1">
            <w:r w:rsidR="006D2F68" w:rsidRPr="00D842C1">
              <w:rPr>
                <w:rStyle w:val="ab"/>
                <w:noProof/>
              </w:rPr>
              <w:t>3.11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LCOpenSDK_Utils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_Toc130393494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31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95" w:history="1">
            <w:r w:rsidR="006D2F68" w:rsidRPr="00D842C1">
              <w:rPr>
                <w:rStyle w:val="ab"/>
                <w:noProof/>
              </w:rPr>
              <w:t>3.11.1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DecryptPic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_Toc130393495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31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96" w:history="1">
            <w:r w:rsidR="006D2F68" w:rsidRPr="00D842C1">
              <w:rPr>
                <w:rStyle w:val="ab"/>
                <w:noProof/>
              </w:rPr>
              <w:t>3.11.2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DecryptPicEx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_Toc130393496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32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1"/>
              <w:szCs w:val="22"/>
            </w:rPr>
          </w:pPr>
          <w:hyperlink w:anchor="_Toc130393497" w:history="1">
            <w:r w:rsidR="006D2F68" w:rsidRPr="00D842C1">
              <w:rPr>
                <w:rStyle w:val="ab"/>
                <w:noProof/>
              </w:rPr>
              <w:t>3.11.3</w:t>
            </w:r>
            <w:r w:rsidR="006D2F68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SetLogInfo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_Toc130393497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32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30393498" w:history="1">
            <w:r w:rsidR="006D2F68" w:rsidRPr="00D842C1">
              <w:rPr>
                <w:rStyle w:val="ab"/>
                <w:noProof/>
              </w:rPr>
              <w:t>4</w:t>
            </w:r>
            <w:r w:rsidR="006D2F68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Demo</w:t>
            </w:r>
            <w:r w:rsidR="006D2F68" w:rsidRPr="00D842C1">
              <w:rPr>
                <w:rStyle w:val="ab"/>
                <w:noProof/>
              </w:rPr>
              <w:t>功能描述和开发指南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_Toc130393498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33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499" w:history="1">
            <w:r w:rsidR="006D2F68" w:rsidRPr="00D842C1">
              <w:rPr>
                <w:rStyle w:val="ab"/>
                <w:noProof/>
              </w:rPr>
              <w:t>4.1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Demo</w:t>
            </w:r>
            <w:r w:rsidR="006D2F68" w:rsidRPr="00D842C1">
              <w:rPr>
                <w:rStyle w:val="ab"/>
                <w:noProof/>
              </w:rPr>
              <w:t>主要功能概述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_Toc130393499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33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500" w:history="1">
            <w:r w:rsidR="006D2F68" w:rsidRPr="00D842C1">
              <w:rPr>
                <w:rStyle w:val="ab"/>
                <w:noProof/>
              </w:rPr>
              <w:t>4.2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一些重要概念解释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_Toc130393500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33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501" w:history="1">
            <w:r w:rsidR="006D2F68" w:rsidRPr="00D842C1">
              <w:rPr>
                <w:rStyle w:val="ab"/>
                <w:noProof/>
              </w:rPr>
              <w:t>4.3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管理员账号模拟登陆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_Toc130393501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34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502" w:history="1">
            <w:r w:rsidR="006D2F68" w:rsidRPr="00D842C1">
              <w:rPr>
                <w:rStyle w:val="ab"/>
                <w:noProof/>
              </w:rPr>
              <w:t>4.4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获取设备列表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_Toc130393502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35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503" w:history="1">
            <w:r w:rsidR="006D2F68" w:rsidRPr="00D842C1">
              <w:rPr>
                <w:rStyle w:val="ab"/>
                <w:noProof/>
              </w:rPr>
              <w:t>4.5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设备添加</w:t>
            </w:r>
            <w:r w:rsidR="006D2F68" w:rsidRPr="00D842C1">
              <w:rPr>
                <w:rStyle w:val="ab"/>
                <w:noProof/>
              </w:rPr>
              <w:t>&amp;</w:t>
            </w:r>
            <w:r w:rsidR="006D2F68" w:rsidRPr="00D842C1">
              <w:rPr>
                <w:rStyle w:val="ab"/>
                <w:noProof/>
              </w:rPr>
              <w:t>删除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_Toc130393503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36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504" w:history="1">
            <w:r w:rsidR="006D2F68" w:rsidRPr="00D842C1">
              <w:rPr>
                <w:rStyle w:val="ab"/>
                <w:noProof/>
              </w:rPr>
              <w:t>4.6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实时预览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_Toc130393504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36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505" w:history="1">
            <w:r w:rsidR="006D2F68" w:rsidRPr="00D842C1">
              <w:rPr>
                <w:rStyle w:val="ab"/>
                <w:noProof/>
              </w:rPr>
              <w:t>4.7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语音对讲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_Toc130393505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37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506" w:history="1">
            <w:r w:rsidR="006D2F68" w:rsidRPr="00D842C1">
              <w:rPr>
                <w:rStyle w:val="ab"/>
                <w:noProof/>
              </w:rPr>
              <w:t>4.8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设备录像查询</w:t>
            </w:r>
            <w:r w:rsidR="006D2F68" w:rsidRPr="00D842C1">
              <w:rPr>
                <w:rStyle w:val="ab"/>
                <w:noProof/>
              </w:rPr>
              <w:t>&amp;</w:t>
            </w:r>
            <w:r w:rsidR="006D2F68" w:rsidRPr="00D842C1">
              <w:rPr>
                <w:rStyle w:val="ab"/>
                <w:noProof/>
              </w:rPr>
              <w:t>回放</w:t>
            </w:r>
            <w:r w:rsidR="006D2F68" w:rsidRPr="00D842C1">
              <w:rPr>
                <w:rStyle w:val="ab"/>
                <w:noProof/>
              </w:rPr>
              <w:t>&amp;</w:t>
            </w:r>
            <w:r w:rsidR="006D2F68" w:rsidRPr="00D842C1">
              <w:rPr>
                <w:rStyle w:val="ab"/>
                <w:noProof/>
              </w:rPr>
              <w:t>下载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_Toc130393506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38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6D2F68" w:rsidRDefault="00871DAC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30393507" w:history="1">
            <w:r w:rsidR="006D2F68" w:rsidRPr="00D842C1">
              <w:rPr>
                <w:rStyle w:val="ab"/>
                <w:noProof/>
              </w:rPr>
              <w:t>4.9</w:t>
            </w:r>
            <w:r w:rsidR="006D2F68">
              <w:rPr>
                <w:rFonts w:asciiTheme="minorHAnsi"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6D2F68" w:rsidRPr="00D842C1">
              <w:rPr>
                <w:rStyle w:val="ab"/>
                <w:noProof/>
              </w:rPr>
              <w:t>云录像查询</w:t>
            </w:r>
            <w:r w:rsidR="006D2F68" w:rsidRPr="00D842C1">
              <w:rPr>
                <w:rStyle w:val="ab"/>
                <w:noProof/>
              </w:rPr>
              <w:t>&amp;</w:t>
            </w:r>
            <w:r w:rsidR="006D2F68" w:rsidRPr="00D842C1">
              <w:rPr>
                <w:rStyle w:val="ab"/>
                <w:noProof/>
              </w:rPr>
              <w:t>回放</w:t>
            </w:r>
            <w:r w:rsidR="006D2F68" w:rsidRPr="00D842C1">
              <w:rPr>
                <w:rStyle w:val="ab"/>
                <w:noProof/>
              </w:rPr>
              <w:t>&amp;</w:t>
            </w:r>
            <w:r w:rsidR="006D2F68" w:rsidRPr="00D842C1">
              <w:rPr>
                <w:rStyle w:val="ab"/>
                <w:noProof/>
              </w:rPr>
              <w:t>下载</w:t>
            </w:r>
            <w:r w:rsidR="006D2F68">
              <w:rPr>
                <w:noProof/>
                <w:webHidden/>
              </w:rPr>
              <w:tab/>
            </w:r>
            <w:r w:rsidR="006D2F68">
              <w:rPr>
                <w:noProof/>
                <w:webHidden/>
              </w:rPr>
              <w:fldChar w:fldCharType="begin"/>
            </w:r>
            <w:r w:rsidR="006D2F68">
              <w:rPr>
                <w:noProof/>
                <w:webHidden/>
              </w:rPr>
              <w:instrText xml:space="preserve"> PAGEREF _Toc130393507 \h </w:instrText>
            </w:r>
            <w:r w:rsidR="006D2F68">
              <w:rPr>
                <w:noProof/>
                <w:webHidden/>
              </w:rPr>
            </w:r>
            <w:r w:rsidR="006D2F68">
              <w:rPr>
                <w:noProof/>
                <w:webHidden/>
              </w:rPr>
              <w:fldChar w:fldCharType="separate"/>
            </w:r>
            <w:r w:rsidR="006D2F68">
              <w:rPr>
                <w:noProof/>
                <w:webHidden/>
              </w:rPr>
              <w:t>38</w:t>
            </w:r>
            <w:r w:rsidR="006D2F68">
              <w:rPr>
                <w:noProof/>
                <w:webHidden/>
              </w:rPr>
              <w:fldChar w:fldCharType="end"/>
            </w:r>
          </w:hyperlink>
        </w:p>
        <w:p w:rsidR="001D0DD3" w:rsidRPr="00C264F0" w:rsidRDefault="001D0DD3" w:rsidP="001D0DD3">
          <w:r w:rsidRPr="007E3994">
            <w:rPr>
              <w:b/>
              <w:bCs/>
              <w:lang w:val="zh-CN"/>
            </w:rPr>
            <w:fldChar w:fldCharType="end"/>
          </w:r>
        </w:p>
      </w:sdtContent>
    </w:sdt>
    <w:p w:rsidR="001D0DD3" w:rsidRDefault="001D0DD3" w:rsidP="001D0DD3">
      <w:pPr>
        <w:rPr>
          <w:lang w:val="zh-CN"/>
        </w:rPr>
      </w:pPr>
    </w:p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1D0DD3" w:rsidRDefault="001D0DD3"/>
    <w:p w:rsidR="006D2F68" w:rsidRDefault="006D2F68"/>
    <w:p w:rsidR="006D2F68" w:rsidRDefault="006D2F68"/>
    <w:p w:rsidR="006D2F68" w:rsidRDefault="006D2F68"/>
    <w:p w:rsidR="006D2F68" w:rsidRDefault="006D2F68"/>
    <w:p w:rsidR="006D2F68" w:rsidRDefault="006D2F68"/>
    <w:p w:rsidR="006D2F68" w:rsidRDefault="006D2F68"/>
    <w:p w:rsidR="006D2F68" w:rsidRDefault="006D2F68"/>
    <w:p w:rsidR="006D2F68" w:rsidRDefault="006D2F68"/>
    <w:p w:rsidR="006D2F68" w:rsidRDefault="006D2F68"/>
    <w:p w:rsidR="006D2F68" w:rsidRDefault="006D2F68"/>
    <w:p w:rsidR="006D2F68" w:rsidRDefault="006D2F68"/>
    <w:p w:rsidR="006D2F68" w:rsidRDefault="006D2F68"/>
    <w:p w:rsidR="006D2F68" w:rsidRDefault="006D2F68"/>
    <w:p w:rsidR="006D2F68" w:rsidRDefault="006D2F68"/>
    <w:p w:rsidR="006D2F68" w:rsidRDefault="006D2F68"/>
    <w:p w:rsidR="006D2F68" w:rsidRDefault="006D2F68"/>
    <w:p w:rsidR="006D2F68" w:rsidRDefault="006D2F68"/>
    <w:p w:rsidR="006D2F68" w:rsidRDefault="006D2F68"/>
    <w:p w:rsidR="00D8036A" w:rsidRDefault="00D8036A"/>
    <w:p w:rsidR="00D8036A" w:rsidRDefault="00D8036A"/>
    <w:p w:rsidR="001D0DD3" w:rsidRPr="00CB18DE" w:rsidRDefault="001D0DD3" w:rsidP="001D0DD3">
      <w:pPr>
        <w:pStyle w:val="10"/>
        <w:spacing w:before="100" w:beforeAutospacing="1" w:after="100" w:afterAutospacing="1"/>
        <w:ind w:left="906" w:hangingChars="205" w:hanging="906"/>
      </w:pPr>
      <w:bookmarkStart w:id="15" w:name="_Toc130393414"/>
      <w:r w:rsidRPr="00CB18DE">
        <w:rPr>
          <w:rFonts w:hint="eastAsia"/>
        </w:rPr>
        <w:t>概述</w:t>
      </w:r>
      <w:bookmarkEnd w:id="15"/>
    </w:p>
    <w:p w:rsidR="001D0DD3" w:rsidRDefault="001D0DD3" w:rsidP="001D0DD3">
      <w:pPr>
        <w:ind w:firstLineChars="200" w:firstLine="420"/>
      </w:pPr>
      <w:r>
        <w:rPr>
          <w:rFonts w:hint="eastAsia"/>
        </w:rPr>
        <w:t>乐橙是一家专注视频智能硬件、视频云和视频智能技术，为视频应用提供云视频能力的服务商。Windows LCOpenSDK作为一整套接入乐橙云的客户端接入框架，可以使开发者在自身Windows应用中快速集成乐橙云视频能力。</w:t>
      </w:r>
    </w:p>
    <w:p w:rsidR="001D0DD3" w:rsidRDefault="001D0DD3" w:rsidP="001D0DD3">
      <w:pPr>
        <w:ind w:firstLineChars="200" w:firstLine="420"/>
      </w:pPr>
    </w:p>
    <w:p w:rsidR="001D0DD3" w:rsidRDefault="001D0DD3" w:rsidP="001D0DD3">
      <w:pPr>
        <w:ind w:firstLine="420"/>
      </w:pPr>
      <w:r>
        <w:rPr>
          <w:rFonts w:hint="eastAsia"/>
        </w:rPr>
        <w:t>本文档主要从以下几方面对如何集成Windows LCOpenSDK进行说明：</w:t>
      </w:r>
    </w:p>
    <w:p w:rsidR="001D0DD3" w:rsidRPr="00133470" w:rsidRDefault="001D0DD3" w:rsidP="001D0DD3">
      <w:pPr>
        <w:ind w:firstLine="42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92"/>
        <w:gridCol w:w="5604"/>
      </w:tblGrid>
      <w:tr w:rsidR="001D0DD3" w:rsidTr="00442270">
        <w:trPr>
          <w:trHeight w:val="567"/>
        </w:trPr>
        <w:tc>
          <w:tcPr>
            <w:tcW w:w="2802" w:type="dxa"/>
            <w:vAlign w:val="center"/>
          </w:tcPr>
          <w:p w:rsidR="001D0DD3" w:rsidRPr="00133470" w:rsidRDefault="00871DAC" w:rsidP="00442270">
            <w:pPr>
              <w:jc w:val="center"/>
              <w:rPr>
                <w:b/>
              </w:rPr>
            </w:pPr>
            <w:hyperlink w:anchor="_开发环境配置" w:history="1">
              <w:r w:rsidR="001D0DD3" w:rsidRPr="00133470">
                <w:rPr>
                  <w:rStyle w:val="ab"/>
                  <w:rFonts w:hint="eastAsia"/>
                  <w:b/>
                </w:rPr>
                <w:t>开发环境配置</w:t>
              </w:r>
            </w:hyperlink>
          </w:p>
        </w:tc>
        <w:tc>
          <w:tcPr>
            <w:tcW w:w="5720" w:type="dxa"/>
            <w:vAlign w:val="center"/>
          </w:tcPr>
          <w:p w:rsidR="001D0DD3" w:rsidRPr="00133470" w:rsidRDefault="001D0DD3" w:rsidP="00442270">
            <w:r>
              <w:rPr>
                <w:rFonts w:asciiTheme="minorEastAsia" w:eastAsiaTheme="minorEastAsia" w:hAnsiTheme="minorEastAsia" w:hint="eastAsia"/>
              </w:rPr>
              <w:t>基于</w:t>
            </w:r>
            <w:r>
              <w:t xml:space="preserve">Visual Studio 2017 </w:t>
            </w:r>
            <w:r w:rsidRPr="00876446">
              <w:t>Enterprise</w:t>
            </w:r>
            <w:r w:rsidR="00346645">
              <w:t>/Qt5.12.10/QtVSAddin2.</w:t>
            </w:r>
            <w:r w:rsidR="00041BF4">
              <w:t>2</w:t>
            </w:r>
            <w:r w:rsidR="00346645">
              <w:t>.</w:t>
            </w:r>
            <w:r w:rsidR="00041BF4">
              <w:t>1</w:t>
            </w:r>
            <w:r>
              <w:rPr>
                <w:rFonts w:hint="eastAsia"/>
              </w:rPr>
              <w:t>，</w:t>
            </w:r>
            <w:r>
              <w:rPr>
                <w:rFonts w:asciiTheme="minorEastAsia" w:eastAsiaTheme="minorEastAsia" w:hAnsiTheme="minorEastAsia" w:hint="eastAsia"/>
              </w:rPr>
              <w:t>介绍如何在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中引用</w:t>
            </w:r>
            <w:r>
              <w:rPr>
                <w:rFonts w:hint="eastAsia"/>
              </w:rPr>
              <w:t>LCOpenSDK</w:t>
            </w:r>
            <w:r>
              <w:rPr>
                <w:rFonts w:hint="eastAsia"/>
              </w:rPr>
              <w:t>。</w:t>
            </w:r>
          </w:p>
        </w:tc>
      </w:tr>
      <w:tr w:rsidR="001D0DD3" w:rsidTr="00442270">
        <w:trPr>
          <w:trHeight w:val="567"/>
        </w:trPr>
        <w:tc>
          <w:tcPr>
            <w:tcW w:w="2802" w:type="dxa"/>
            <w:vAlign w:val="center"/>
          </w:tcPr>
          <w:p w:rsidR="001D0DD3" w:rsidRPr="00133470" w:rsidRDefault="00871DAC" w:rsidP="00442270">
            <w:pPr>
              <w:jc w:val="center"/>
              <w:rPr>
                <w:b/>
              </w:rPr>
            </w:pPr>
            <w:hyperlink w:anchor="_SDK接口说明_1" w:history="1">
              <w:r w:rsidR="001D0DD3" w:rsidRPr="00133470">
                <w:rPr>
                  <w:rStyle w:val="ab"/>
                  <w:rFonts w:hint="eastAsia"/>
                  <w:b/>
                </w:rPr>
                <w:t>SDK</w:t>
              </w:r>
              <w:r w:rsidR="001D0DD3" w:rsidRPr="00133470">
                <w:rPr>
                  <w:rStyle w:val="ab"/>
                  <w:rFonts w:hint="eastAsia"/>
                  <w:b/>
                </w:rPr>
                <w:t>接口说明</w:t>
              </w:r>
            </w:hyperlink>
          </w:p>
        </w:tc>
        <w:tc>
          <w:tcPr>
            <w:tcW w:w="5720" w:type="dxa"/>
            <w:vAlign w:val="center"/>
          </w:tcPr>
          <w:p w:rsidR="001D0DD3" w:rsidRDefault="001D0DD3" w:rsidP="00442270">
            <w:r w:rsidRPr="00850DFE">
              <w:rPr>
                <w:rFonts w:asciiTheme="minorEastAsia" w:eastAsiaTheme="minorEastAsia" w:hAnsiTheme="minorEastAsia" w:hint="eastAsia"/>
              </w:rPr>
              <w:t>介绍</w:t>
            </w:r>
            <w:r>
              <w:rPr>
                <w:rFonts w:hint="eastAsia"/>
              </w:rPr>
              <w:t>LCOpenSDK</w:t>
            </w:r>
            <w:r>
              <w:rPr>
                <w:rFonts w:hint="eastAsia"/>
              </w:rPr>
              <w:t>各个</w:t>
            </w:r>
            <w:r w:rsidRPr="00850DFE">
              <w:rPr>
                <w:rFonts w:asciiTheme="minorEastAsia" w:eastAsiaTheme="minorEastAsia" w:hAnsiTheme="minorEastAsia" w:hint="eastAsia"/>
              </w:rPr>
              <w:t>接口</w:t>
            </w:r>
            <w:r>
              <w:rPr>
                <w:rFonts w:asciiTheme="minorEastAsia" w:eastAsiaTheme="minorEastAsia" w:hAnsiTheme="minorEastAsia" w:hint="eastAsia"/>
              </w:rPr>
              <w:t>的功能、</w:t>
            </w:r>
            <w:r w:rsidRPr="00850DFE">
              <w:rPr>
                <w:rFonts w:asciiTheme="minorEastAsia" w:eastAsiaTheme="minorEastAsia" w:hAnsiTheme="minorEastAsia" w:hint="eastAsia"/>
              </w:rPr>
              <w:t>参数、返回值</w:t>
            </w:r>
            <w:r>
              <w:rPr>
                <w:rFonts w:asciiTheme="minorEastAsia" w:eastAsiaTheme="minorEastAsia" w:hAnsiTheme="minorEastAsia" w:hint="eastAsia"/>
              </w:rPr>
              <w:t>以及注意事项</w:t>
            </w:r>
            <w:r>
              <w:rPr>
                <w:rFonts w:hint="eastAsia"/>
              </w:rPr>
              <w:t>。</w:t>
            </w:r>
          </w:p>
        </w:tc>
      </w:tr>
      <w:tr w:rsidR="001D0DD3" w:rsidTr="00442270">
        <w:trPr>
          <w:trHeight w:val="567"/>
        </w:trPr>
        <w:tc>
          <w:tcPr>
            <w:tcW w:w="2802" w:type="dxa"/>
            <w:vAlign w:val="center"/>
          </w:tcPr>
          <w:p w:rsidR="001D0DD3" w:rsidRPr="00133470" w:rsidRDefault="00871DAC" w:rsidP="00442270">
            <w:pPr>
              <w:jc w:val="center"/>
              <w:rPr>
                <w:b/>
              </w:rPr>
            </w:pPr>
            <w:hyperlink w:anchor="_Demo功能描述和开发指南_1" w:history="1">
              <w:r w:rsidR="001D0DD3" w:rsidRPr="00133470">
                <w:rPr>
                  <w:rStyle w:val="ab"/>
                  <w:rFonts w:hint="eastAsia"/>
                  <w:b/>
                </w:rPr>
                <w:t>Demo</w:t>
              </w:r>
              <w:r w:rsidR="001D0DD3" w:rsidRPr="00133470">
                <w:rPr>
                  <w:rStyle w:val="ab"/>
                  <w:rFonts w:hint="eastAsia"/>
                  <w:b/>
                </w:rPr>
                <w:t>功能</w:t>
              </w:r>
              <w:r w:rsidR="001D0DD3">
                <w:rPr>
                  <w:rStyle w:val="ab"/>
                  <w:rFonts w:hint="eastAsia"/>
                  <w:b/>
                </w:rPr>
                <w:t>描述</w:t>
              </w:r>
              <w:r w:rsidR="001D0DD3" w:rsidRPr="00133470">
                <w:rPr>
                  <w:rStyle w:val="ab"/>
                  <w:rFonts w:hint="eastAsia"/>
                  <w:b/>
                </w:rPr>
                <w:t>和开发指南</w:t>
              </w:r>
            </w:hyperlink>
          </w:p>
        </w:tc>
        <w:tc>
          <w:tcPr>
            <w:tcW w:w="5720" w:type="dxa"/>
            <w:vAlign w:val="center"/>
          </w:tcPr>
          <w:p w:rsidR="001D0DD3" w:rsidRPr="00133470" w:rsidRDefault="001D0DD3" w:rsidP="00442270">
            <w:r>
              <w:rPr>
                <w:rFonts w:hint="eastAsia"/>
              </w:rPr>
              <w:t>结合</w:t>
            </w:r>
            <w:r>
              <w:rPr>
                <w:rFonts w:hint="eastAsia"/>
              </w:rPr>
              <w:t>LCOpenSDK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，对核心功能作较详细的开发说明，开发者在开发自身应用时可复用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中相关的源代码。</w:t>
            </w:r>
          </w:p>
        </w:tc>
      </w:tr>
    </w:tbl>
    <w:p w:rsidR="001D0DD3" w:rsidRDefault="001D0DD3" w:rsidP="001D0DD3">
      <w:pPr>
        <w:ind w:firstLineChars="200" w:firstLine="420"/>
      </w:pPr>
    </w:p>
    <w:p w:rsidR="001D0DD3" w:rsidRDefault="001D0DD3" w:rsidP="001D0DD3">
      <w:pPr>
        <w:widowControl/>
        <w:jc w:val="left"/>
      </w:pPr>
      <w:r>
        <w:br w:type="page"/>
      </w:r>
    </w:p>
    <w:p w:rsidR="001D0DD3" w:rsidRDefault="001D0DD3" w:rsidP="001D0DD3">
      <w:pPr>
        <w:pStyle w:val="10"/>
        <w:spacing w:before="100" w:beforeAutospacing="1" w:after="100" w:afterAutospacing="1"/>
        <w:ind w:left="906" w:hangingChars="205" w:hanging="906"/>
      </w:pPr>
      <w:bookmarkStart w:id="16" w:name="_开发环境配置"/>
      <w:bookmarkStart w:id="17" w:name="_Toc130393415"/>
      <w:bookmarkEnd w:id="16"/>
      <w:r w:rsidRPr="00974DCD">
        <w:rPr>
          <w:rFonts w:hint="eastAsia"/>
        </w:rPr>
        <w:lastRenderedPageBreak/>
        <w:t>开发环境配置</w:t>
      </w:r>
      <w:bookmarkEnd w:id="17"/>
    </w:p>
    <w:p w:rsidR="001D0DD3" w:rsidRDefault="001D0DD3" w:rsidP="001D0DD3">
      <w:pPr>
        <w:ind w:firstLineChars="200" w:firstLine="420"/>
      </w:pPr>
      <w:r>
        <w:rPr>
          <w:rFonts w:hint="eastAsia"/>
        </w:rPr>
        <w:t>以Windows LCOpenSDKDemo为例，为开发者介绍项目的工程配置：</w:t>
      </w:r>
    </w:p>
    <w:p w:rsidR="001D0DD3" w:rsidRDefault="001D0DD3" w:rsidP="001D0DD3">
      <w:pPr>
        <w:pStyle w:val="2"/>
      </w:pPr>
      <w:bookmarkStart w:id="18" w:name="_Toc130393416"/>
      <w:r>
        <w:rPr>
          <w:rFonts w:hint="eastAsia"/>
        </w:rPr>
        <w:t>引用</w:t>
      </w:r>
      <w:r>
        <w:rPr>
          <w:rFonts w:hint="eastAsia"/>
        </w:rPr>
        <w:t>LCOpenSDK</w:t>
      </w:r>
      <w:bookmarkEnd w:id="18"/>
    </w:p>
    <w:p w:rsidR="001D0DD3" w:rsidRDefault="001D0DD3" w:rsidP="001D0DD3">
      <w:pPr>
        <w:ind w:firstLineChars="200" w:firstLine="420"/>
      </w:pPr>
      <w:r w:rsidRPr="00905214">
        <w:rPr>
          <w:rFonts w:hint="eastAsia"/>
        </w:rPr>
        <w:t>在工程属性页-&gt;配置属性-&gt;C/C++-&gt;常规-&gt;附加包含目录中，添加</w:t>
      </w:r>
      <w:r>
        <w:rPr>
          <w:rFonts w:hint="eastAsia"/>
        </w:rPr>
        <w:t>Windows LCOpenSDK提供的头文件</w:t>
      </w:r>
      <w:r w:rsidRPr="00905214">
        <w:t>Include</w:t>
      </w:r>
      <w:r w:rsidRPr="00905214">
        <w:rPr>
          <w:rFonts w:hint="eastAsia"/>
        </w:rPr>
        <w:t>和</w:t>
      </w:r>
      <w:r w:rsidRPr="00905214">
        <w:t>Include\lcopensdk_api</w:t>
      </w:r>
      <w:r w:rsidRPr="00905214">
        <w:rPr>
          <w:rFonts w:hint="eastAsia"/>
        </w:rPr>
        <w:t>目录；</w:t>
      </w:r>
    </w:p>
    <w:p w:rsidR="001D0DD3" w:rsidRDefault="001D0DD3" w:rsidP="003C6FDE">
      <w:pPr>
        <w:ind w:firstLineChars="200" w:firstLine="420"/>
      </w:pPr>
      <w:r>
        <w:rPr>
          <w:rFonts w:hint="eastAsia"/>
        </w:rPr>
        <w:t>在</w:t>
      </w:r>
      <w:r w:rsidRPr="00905214">
        <w:rPr>
          <w:rFonts w:hint="eastAsia"/>
        </w:rPr>
        <w:t>工程属性页-&gt;配置属性-&gt;</w:t>
      </w:r>
      <w:r>
        <w:rPr>
          <w:rFonts w:hint="eastAsia"/>
        </w:rPr>
        <w:t>链接器-&gt;输入-&gt;附加依赖项中，添加</w:t>
      </w:r>
      <w:r>
        <w:t>LCOpenSDKmd.lib</w:t>
      </w:r>
      <w:r>
        <w:rPr>
          <w:rFonts w:hint="eastAsia"/>
        </w:rPr>
        <w:t xml:space="preserve"> / </w:t>
      </w:r>
      <w:r>
        <w:t>LCOpenApiClientmd.lib</w:t>
      </w:r>
      <w:r>
        <w:rPr>
          <w:rFonts w:hint="eastAsia"/>
        </w:rPr>
        <w:t xml:space="preserve"> / </w:t>
      </w:r>
      <w:r w:rsidR="003C6FDE">
        <w:t>CURL</w:t>
      </w:r>
      <w:r w:rsidR="003C6FDE">
        <w:rPr>
          <w:rFonts w:hint="eastAsia"/>
        </w:rPr>
        <w:t>库相关（</w:t>
      </w:r>
      <w:r w:rsidR="003C6FDE">
        <w:t>libcurlmd.lib</w:t>
      </w:r>
      <w:r w:rsidR="003C6FDE">
        <w:rPr>
          <w:rFonts w:hint="eastAsia"/>
        </w:rPr>
        <w:t>、</w:t>
      </w:r>
      <w:r w:rsidR="003C6FDE">
        <w:t>libeay32MD.lib</w:t>
      </w:r>
      <w:r w:rsidR="003C6FDE">
        <w:rPr>
          <w:rFonts w:hint="eastAsia"/>
        </w:rPr>
        <w:t>、</w:t>
      </w:r>
      <w:r w:rsidR="003C6FDE">
        <w:t>ssleay32MD.lib</w:t>
      </w:r>
      <w:r w:rsidR="003C6FDE">
        <w:rPr>
          <w:rFonts w:hint="eastAsia"/>
        </w:rPr>
        <w:t>、</w:t>
      </w:r>
      <w:r w:rsidR="003C6FDE">
        <w:t>ws2_32.lib</w:t>
      </w:r>
      <w:r w:rsidR="003C6FDE">
        <w:rPr>
          <w:rFonts w:hint="eastAsia"/>
        </w:rPr>
        <w:t>、</w:t>
      </w:r>
      <w:r w:rsidR="003C6FDE">
        <w:t>winmm.lib</w:t>
      </w:r>
      <w:r w:rsidR="003C6FDE">
        <w:rPr>
          <w:rFonts w:hint="eastAsia"/>
        </w:rPr>
        <w:t>、</w:t>
      </w:r>
      <w:r w:rsidR="003C6FDE">
        <w:t>wldap32.lib</w:t>
      </w:r>
      <w:r w:rsidR="003C6FDE">
        <w:rPr>
          <w:rFonts w:hint="eastAsia"/>
        </w:rPr>
        <w:t>、</w:t>
      </w:r>
      <w:r w:rsidR="003C6FDE">
        <w:t>Crypt32.lib</w:t>
      </w:r>
      <w:r w:rsidR="003C6FDE">
        <w:rPr>
          <w:rFonts w:hint="eastAsia"/>
        </w:rPr>
        <w:t>）</w:t>
      </w:r>
      <w:r>
        <w:rPr>
          <w:rFonts w:hint="eastAsia"/>
        </w:rPr>
        <w:t>（注意在</w:t>
      </w:r>
      <w:r w:rsidRPr="00905214">
        <w:rPr>
          <w:rFonts w:hint="eastAsia"/>
        </w:rPr>
        <w:t>工程属性页-&gt;配置属性-&gt;</w:t>
      </w:r>
      <w:r>
        <w:rPr>
          <w:rFonts w:hint="eastAsia"/>
        </w:rPr>
        <w:t>链接器-&gt;常规-&gt;附加库目录中包含以上三个.lib文件的所在路径）；</w:t>
      </w:r>
    </w:p>
    <w:p w:rsidR="001D0DD3" w:rsidRDefault="001D0DD3" w:rsidP="003C6FDE">
      <w:pPr>
        <w:ind w:firstLineChars="200" w:firstLine="420"/>
      </w:pPr>
      <w:r>
        <w:rPr>
          <w:rFonts w:hint="eastAsia"/>
        </w:rPr>
        <w:t>在</w:t>
      </w:r>
      <w:r w:rsidRPr="00905214">
        <w:rPr>
          <w:rFonts w:hint="eastAsia"/>
        </w:rPr>
        <w:t>工程属性页-&gt;配置属性-&gt;C/C++-&gt;</w:t>
      </w:r>
      <w:r>
        <w:rPr>
          <w:rFonts w:hint="eastAsia"/>
        </w:rPr>
        <w:t>预处理器-&gt;预处理器定义中添加编译宏开关</w:t>
      </w:r>
      <w:r w:rsidR="003C6FDE">
        <w:t>BUILDING_LIBCURL</w:t>
      </w:r>
      <w:r w:rsidR="003C6FDE">
        <w:rPr>
          <w:rFonts w:hint="eastAsia"/>
        </w:rPr>
        <w:t>、</w:t>
      </w:r>
      <w:r w:rsidR="003C6FDE">
        <w:t>HTTP_ONLY</w:t>
      </w:r>
      <w:r>
        <w:rPr>
          <w:rFonts w:hint="eastAsia"/>
        </w:rPr>
        <w:t>；</w:t>
      </w:r>
    </w:p>
    <w:p w:rsidR="001D0DD3" w:rsidRDefault="001D0DD3" w:rsidP="001D0DD3">
      <w:pPr>
        <w:ind w:firstLineChars="200" w:firstLine="420"/>
      </w:pPr>
      <w:r>
        <w:rPr>
          <w:rFonts w:hint="eastAsia"/>
        </w:rPr>
        <w:t>在Windows LCOpenSDKDemo编译生成的可执行文件（.exe）目录下，添加Windows LCOpenSDK的动态库文件，包括LCOpenSDK</w:t>
      </w:r>
      <w:r w:rsidR="00AE0DC4">
        <w:tab/>
      </w:r>
      <w:r w:rsidR="00CE758B">
        <w:rPr>
          <w:rFonts w:hint="eastAsia"/>
        </w:rPr>
        <w:t>/</w:t>
      </w:r>
      <w:r>
        <w:rPr>
          <w:rFonts w:hint="eastAsia"/>
        </w:rPr>
        <w:t>LCOpenApiClient</w:t>
      </w:r>
      <w:r w:rsidR="00AE0DC4">
        <w:rPr>
          <w:rFonts w:hint="eastAsia"/>
        </w:rPr>
        <w:t>/</w:t>
      </w:r>
      <w:r>
        <w:rPr>
          <w:rFonts w:hint="eastAsia"/>
        </w:rPr>
        <w:t>playsdk</w:t>
      </w:r>
      <w:r w:rsidR="00AE0DC4">
        <w:rPr>
          <w:rFonts w:hint="eastAsia"/>
        </w:rPr>
        <w:t>/</w:t>
      </w:r>
      <w:r w:rsidR="00AE0DC4">
        <w:t>n</w:t>
      </w:r>
      <w:r>
        <w:rPr>
          <w:rFonts w:hint="eastAsia"/>
        </w:rPr>
        <w:t>etSDK</w:t>
      </w:r>
      <w:r w:rsidR="00AE0DC4">
        <w:rPr>
          <w:rFonts w:hint="eastAsia"/>
        </w:rPr>
        <w:t>/</w:t>
      </w:r>
      <w:r>
        <w:rPr>
          <w:rFonts w:hint="eastAsia"/>
        </w:rPr>
        <w:t>VC运行时库；</w:t>
      </w:r>
    </w:p>
    <w:p w:rsidR="001D0DD3" w:rsidRDefault="001D0DD3" w:rsidP="001D0DD3">
      <w:pPr>
        <w:ind w:firstLineChars="200" w:firstLine="420"/>
        <w:rPr>
          <w:color w:val="FF0000"/>
        </w:rPr>
      </w:pPr>
      <w:r w:rsidRPr="007F1A67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Windows LCOpenSDK目前只发布了</w:t>
      </w:r>
      <w:r w:rsidRPr="00C44926">
        <w:rPr>
          <w:rFonts w:hint="eastAsia"/>
          <w:color w:val="FF0000"/>
          <w:highlight w:val="yellow"/>
        </w:rPr>
        <w:t>release</w:t>
      </w:r>
      <w:r>
        <w:rPr>
          <w:rFonts w:hint="eastAsia"/>
          <w:color w:val="FF0000"/>
        </w:rPr>
        <w:t>版本，依赖的运行时库为多线程Dll(/MD)，开发者需在release模式下选择同样的运行时库进行调试运行</w:t>
      </w:r>
      <w:r w:rsidRPr="007F1A67">
        <w:rPr>
          <w:rFonts w:hint="eastAsia"/>
          <w:color w:val="FF0000"/>
        </w:rPr>
        <w:t>。</w:t>
      </w:r>
    </w:p>
    <w:p w:rsidR="001D0DD3" w:rsidRDefault="001D0DD3" w:rsidP="001D0DD3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>基于V</w:t>
      </w:r>
      <w:r>
        <w:rPr>
          <w:color w:val="FF0000"/>
        </w:rPr>
        <w:t>S 2017</w:t>
      </w:r>
      <w:r>
        <w:rPr>
          <w:rFonts w:hint="eastAsia"/>
          <w:color w:val="FF0000"/>
        </w:rPr>
        <w:t>的打包b</w:t>
      </w:r>
      <w:r>
        <w:rPr>
          <w:color w:val="FF0000"/>
        </w:rPr>
        <w:t>at</w:t>
      </w:r>
      <w:r>
        <w:rPr>
          <w:rFonts w:hint="eastAsia"/>
          <w:color w:val="FF0000"/>
        </w:rPr>
        <w:t>命令（</w:t>
      </w:r>
      <w:r w:rsidRPr="00D21389">
        <w:rPr>
          <w:color w:val="FF0000"/>
        </w:rPr>
        <w:t>exe-build.bat</w:t>
      </w:r>
      <w:r>
        <w:rPr>
          <w:rFonts w:hint="eastAsia"/>
          <w:color w:val="FF0000"/>
        </w:rPr>
        <w:t>）需要开发者自行替换对应V</w:t>
      </w:r>
      <w:r>
        <w:rPr>
          <w:color w:val="FF0000"/>
        </w:rPr>
        <w:t>S2017</w:t>
      </w:r>
      <w:r>
        <w:rPr>
          <w:rFonts w:hint="eastAsia"/>
          <w:color w:val="FF0000"/>
        </w:rPr>
        <w:t>版本（</w:t>
      </w:r>
      <w:r w:rsidRPr="00D21389">
        <w:rPr>
          <w:color w:val="FF0000"/>
        </w:rPr>
        <w:t>Community</w:t>
      </w:r>
      <w:r w:rsidRPr="00D21389">
        <w:rPr>
          <w:rFonts w:hint="eastAsia"/>
          <w:color w:val="FF0000"/>
        </w:rPr>
        <w:t>、</w:t>
      </w:r>
      <w:r w:rsidRPr="00D21389">
        <w:rPr>
          <w:color w:val="FF0000"/>
        </w:rPr>
        <w:t>Professional</w:t>
      </w:r>
      <w:r w:rsidRPr="00D21389">
        <w:rPr>
          <w:rFonts w:hint="eastAsia"/>
          <w:color w:val="FF0000"/>
        </w:rPr>
        <w:t>、</w:t>
      </w:r>
      <w:r w:rsidRPr="00D21389">
        <w:rPr>
          <w:color w:val="FF0000"/>
        </w:rPr>
        <w:t>Enterprise</w:t>
      </w:r>
      <w:r>
        <w:rPr>
          <w:rFonts w:hint="eastAsia"/>
          <w:color w:val="FF0000"/>
        </w:rPr>
        <w:t>）的</w:t>
      </w:r>
      <w:r w:rsidRPr="00D21389">
        <w:rPr>
          <w:color w:val="FF0000"/>
        </w:rPr>
        <w:t>devenv.exe</w:t>
      </w:r>
      <w:r>
        <w:rPr>
          <w:rFonts w:hint="eastAsia"/>
          <w:color w:val="FF0000"/>
        </w:rPr>
        <w:t>和</w:t>
      </w:r>
      <w:r w:rsidRPr="00D21389">
        <w:rPr>
          <w:color w:val="FF0000"/>
        </w:rPr>
        <w:t>vcvars32.bat</w:t>
      </w:r>
      <w:r>
        <w:rPr>
          <w:rFonts w:hint="eastAsia"/>
          <w:color w:val="FF0000"/>
        </w:rPr>
        <w:t>文件路径</w:t>
      </w:r>
    </w:p>
    <w:p w:rsidR="00FF03B3" w:rsidRPr="007F1A67" w:rsidRDefault="00FF03B3" w:rsidP="001D0DD3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>打包6</w:t>
      </w:r>
      <w:r>
        <w:rPr>
          <w:color w:val="FF0000"/>
        </w:rPr>
        <w:t>4</w:t>
      </w:r>
      <w:r>
        <w:rPr>
          <w:rFonts w:hint="eastAsia"/>
          <w:color w:val="FF0000"/>
        </w:rPr>
        <w:t>位、3</w:t>
      </w:r>
      <w:r>
        <w:rPr>
          <w:color w:val="FF0000"/>
        </w:rPr>
        <w:t>2</w:t>
      </w:r>
      <w:r>
        <w:rPr>
          <w:rFonts w:hint="eastAsia"/>
          <w:color w:val="FF0000"/>
        </w:rPr>
        <w:t>位程序编译切换时需修改本地环境变量QTDIR为对应的6</w:t>
      </w:r>
      <w:r>
        <w:rPr>
          <w:color w:val="FF0000"/>
        </w:rPr>
        <w:t>4</w:t>
      </w:r>
      <w:r>
        <w:rPr>
          <w:rFonts w:hint="eastAsia"/>
          <w:color w:val="FF0000"/>
        </w:rPr>
        <w:t>和3</w:t>
      </w:r>
      <w:r>
        <w:rPr>
          <w:color w:val="FF0000"/>
        </w:rPr>
        <w:t>2</w:t>
      </w:r>
      <w:r>
        <w:rPr>
          <w:rFonts w:hint="eastAsia"/>
          <w:color w:val="FF0000"/>
        </w:rPr>
        <w:t>位</w:t>
      </w:r>
    </w:p>
    <w:p w:rsidR="001D0DD3" w:rsidRDefault="001D0DD3" w:rsidP="001D0DD3">
      <w:pPr>
        <w:pStyle w:val="2"/>
      </w:pPr>
      <w:bookmarkStart w:id="19" w:name="_Toc130393417"/>
      <w:r>
        <w:rPr>
          <w:rFonts w:hint="eastAsia"/>
        </w:rPr>
        <w:t>LCOpenSDK_Api</w:t>
      </w:r>
      <w:r>
        <w:rPr>
          <w:rFonts w:hint="eastAsia"/>
        </w:rPr>
        <w:t>默认参数设置</w:t>
      </w:r>
      <w:bookmarkEnd w:id="19"/>
    </w:p>
    <w:p w:rsidR="001D0DD3" w:rsidRPr="00C66491" w:rsidRDefault="001D0DD3" w:rsidP="001D0DD3">
      <w:pPr>
        <w:ind w:firstLineChars="200" w:firstLine="420"/>
      </w:pPr>
      <w:r>
        <w:rPr>
          <w:rFonts w:hint="eastAsia"/>
        </w:rPr>
        <w:t>LCOpenSDK_Api类提供了与乐橙开放平台进行交互的接口，使用之前需调用</w:t>
      </w:r>
      <w:hyperlink w:anchor="_initOpenApi" w:history="1">
        <w:r w:rsidRPr="002451E2">
          <w:rPr>
            <w:rStyle w:val="ab"/>
          </w:rPr>
          <w:t>initOpenApi</w:t>
        </w:r>
      </w:hyperlink>
      <w:r>
        <w:rPr>
          <w:rFonts w:hint="eastAsia"/>
        </w:rPr>
        <w:t>接口初始化。</w:t>
      </w:r>
    </w:p>
    <w:p w:rsidR="001D0DD3" w:rsidRDefault="001D0DD3" w:rsidP="001D0DD3">
      <w:pPr>
        <w:widowControl/>
        <w:jc w:val="left"/>
        <w:rPr>
          <w:b/>
          <w:bCs/>
          <w:kern w:val="44"/>
          <w:sz w:val="44"/>
          <w:szCs w:val="44"/>
        </w:rPr>
      </w:pPr>
      <w:bookmarkStart w:id="20" w:name="_SDK接口说明"/>
      <w:bookmarkEnd w:id="20"/>
      <w:r>
        <w:br w:type="page"/>
      </w:r>
    </w:p>
    <w:p w:rsidR="001D0DD3" w:rsidRDefault="001D0DD3" w:rsidP="001D0DD3">
      <w:pPr>
        <w:pStyle w:val="10"/>
        <w:spacing w:before="100" w:beforeAutospacing="1" w:after="100" w:afterAutospacing="1"/>
        <w:ind w:left="906" w:hangingChars="205" w:hanging="906"/>
      </w:pPr>
      <w:bookmarkStart w:id="21" w:name="_SDK接口说明_1"/>
      <w:bookmarkStart w:id="22" w:name="_Toc130393418"/>
      <w:bookmarkEnd w:id="21"/>
      <w:r>
        <w:rPr>
          <w:rFonts w:hint="eastAsia"/>
        </w:rPr>
        <w:lastRenderedPageBreak/>
        <w:t>SDK</w:t>
      </w:r>
      <w:r>
        <w:rPr>
          <w:rFonts w:hint="eastAsia"/>
        </w:rPr>
        <w:t>接口说明</w:t>
      </w:r>
      <w:bookmarkEnd w:id="22"/>
    </w:p>
    <w:p w:rsidR="001D0DD3" w:rsidRDefault="001D0DD3" w:rsidP="001D0DD3">
      <w:pPr>
        <w:pStyle w:val="2"/>
      </w:pPr>
      <w:bookmarkStart w:id="23" w:name="_Toc130393419"/>
      <w:r>
        <w:rPr>
          <w:rFonts w:hint="eastAsia"/>
        </w:rPr>
        <w:t>概述</w:t>
      </w:r>
      <w:bookmarkEnd w:id="23"/>
    </w:p>
    <w:p w:rsidR="001D0DD3" w:rsidRDefault="001D0DD3" w:rsidP="001D0DD3">
      <w:pPr>
        <w:ind w:firstLineChars="200" w:firstLine="420"/>
      </w:pPr>
      <w:r>
        <w:rPr>
          <w:rFonts w:hint="eastAsia"/>
        </w:rPr>
        <w:t>Windows LCOpenSDK以动态库(包括.h文件、.lib文件和.dll文件)的形式发布，提供多个方法类：</w:t>
      </w:r>
      <w:r w:rsidRPr="00064F99">
        <w:t>LCOpenSDK_Api</w:t>
      </w:r>
      <w:r>
        <w:t>（</w:t>
      </w:r>
      <w:r>
        <w:rPr>
          <w:rFonts w:hint="eastAsia"/>
        </w:rPr>
        <w:t>平台接口类</w:t>
      </w:r>
      <w:r>
        <w:t>），</w:t>
      </w:r>
      <w:r w:rsidRPr="00064F99">
        <w:t>LCOpenSDK_</w:t>
      </w:r>
      <w:r>
        <w:rPr>
          <w:rFonts w:hint="eastAsia"/>
        </w:rPr>
        <w:t>Video</w:t>
      </w:r>
      <w:r w:rsidRPr="00064F99">
        <w:t>Play</w:t>
      </w:r>
      <w:r>
        <w:t>（</w:t>
      </w:r>
      <w:r>
        <w:rPr>
          <w:rFonts w:hint="eastAsia"/>
        </w:rPr>
        <w:t>视频播放类</w:t>
      </w:r>
      <w:r>
        <w:t>），</w:t>
      </w:r>
      <w:r w:rsidRPr="00064F99">
        <w:t>LCOpenSDK_AudioTalk</w:t>
      </w:r>
      <w:r>
        <w:t>（</w:t>
      </w:r>
      <w:r>
        <w:rPr>
          <w:rFonts w:hint="eastAsia"/>
        </w:rPr>
        <w:t>语音对讲类</w:t>
      </w:r>
      <w:r>
        <w:t>），</w:t>
      </w:r>
      <w:r>
        <w:rPr>
          <w:rFonts w:hint="eastAsia"/>
        </w:rPr>
        <w:t>LCOpenSDK_Download（云录像下载类），</w:t>
      </w:r>
      <w:r w:rsidRPr="00181881">
        <w:t xml:space="preserve">LCOpenSDK_DeviceInit </w:t>
      </w:r>
      <w:r>
        <w:rPr>
          <w:rFonts w:hint="eastAsia"/>
        </w:rPr>
        <w:t>（设备初始化类），</w:t>
      </w:r>
      <w:r w:rsidRPr="00595365">
        <w:t>LCOpenSDK_LoginManager</w:t>
      </w:r>
      <w:r>
        <w:rPr>
          <w:rFonts w:hint="eastAsia"/>
        </w:rPr>
        <w:t>（P2P预打洞类），</w:t>
      </w:r>
      <w:r w:rsidRPr="005E3F9A">
        <w:t>LCOpenSdk_Util</w:t>
      </w:r>
      <w:r>
        <w:rPr>
          <w:rFonts w:hint="eastAsia"/>
        </w:rPr>
        <w:t>s（公用方法类），开发者通过集成上述方法类，即可快速实现乐橙开放平台所支持的大部分业务。此外还提供了</w:t>
      </w:r>
      <w:r w:rsidRPr="00CB7551">
        <w:t>LCOpenSDK_</w:t>
      </w:r>
      <w:r>
        <w:rPr>
          <w:rFonts w:hint="eastAsia"/>
        </w:rPr>
        <w:t>Player</w:t>
      </w:r>
      <w:r w:rsidRPr="00CB7551">
        <w:t>Listener</w:t>
      </w:r>
      <w:r>
        <w:rPr>
          <w:rFonts w:hint="eastAsia"/>
        </w:rPr>
        <w:t>、</w:t>
      </w:r>
      <w:r w:rsidRPr="00CB7551">
        <w:t>LCOpenSDK_TalkerListener</w:t>
      </w:r>
      <w:r>
        <w:rPr>
          <w:rFonts w:hint="eastAsia"/>
        </w:rPr>
        <w:t>和LCOpenSDK_DownloadListener三个监听接口类，分别配合</w:t>
      </w:r>
      <w:r w:rsidRPr="00064F99">
        <w:t>LCOpenSDK_</w:t>
      </w:r>
      <w:r>
        <w:rPr>
          <w:rFonts w:hint="eastAsia"/>
        </w:rPr>
        <w:t>Video</w:t>
      </w:r>
      <w:r w:rsidRPr="00064F99">
        <w:t>Play</w:t>
      </w:r>
      <w:r>
        <w:rPr>
          <w:rFonts w:hint="eastAsia"/>
        </w:rPr>
        <w:t>、</w:t>
      </w:r>
      <w:r w:rsidRPr="00064F99">
        <w:t>LCOpenSDK_AudioTalk</w:t>
      </w:r>
      <w:r>
        <w:rPr>
          <w:rFonts w:hint="eastAsia"/>
        </w:rPr>
        <w:t>和LCOpenSDK_Download使用</w:t>
      </w:r>
      <w:r>
        <w:t>，</w:t>
      </w:r>
      <w:r>
        <w:rPr>
          <w:rFonts w:hint="eastAsia"/>
        </w:rPr>
        <w:t>应用程序可继承并设置相应的监听接口类来接收播放、对讲和下载过程中的业务回调，业务回调包括但不限于：视频播放过程中的状态码、语音对讲过程中的状态码、云录像下载过程中的状态码、解码时间戳，回调接口请参考后续说明。</w:t>
      </w:r>
    </w:p>
    <w:p w:rsidR="001D0DD3" w:rsidRDefault="001D0DD3" w:rsidP="001D0DD3">
      <w:pPr>
        <w:pStyle w:val="2"/>
      </w:pPr>
      <w:bookmarkStart w:id="24" w:name="_Toc130393420"/>
      <w:r w:rsidRPr="00064F99">
        <w:t>LCOpenSDK_Ap</w:t>
      </w:r>
      <w:r>
        <w:rPr>
          <w:rFonts w:hint="eastAsia"/>
        </w:rPr>
        <w:t>i</w:t>
      </w:r>
      <w:bookmarkEnd w:id="24"/>
    </w:p>
    <w:p w:rsidR="001D0DD3" w:rsidRDefault="001D0DD3" w:rsidP="001D0DD3">
      <w:pPr>
        <w:pStyle w:val="3"/>
      </w:pPr>
      <w:bookmarkStart w:id="25" w:name="_Toc130393421"/>
      <w:r>
        <w:rPr>
          <w:noProof/>
        </w:rPr>
        <w:t>GetInstance</w:t>
      </w:r>
      <w:bookmarkEnd w:id="25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static</w:t>
            </w:r>
            <w:r w:rsidRPr="00EC0129">
              <w:t xml:space="preserve"> </w:t>
            </w:r>
            <w:r>
              <w:t>LCOpenSDK_Api*</w:t>
            </w:r>
            <w:r>
              <w:rPr>
                <w:rFonts w:hint="eastAsia"/>
              </w:rPr>
              <w:t xml:space="preserve"> Get</w:t>
            </w:r>
            <w:r w:rsidRPr="00EC0129">
              <w:t>Instance</w:t>
            </w:r>
            <w:r>
              <w:rPr>
                <w:rFonts w:hint="eastAsia"/>
              </w:rPr>
              <w:t>();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26" w:name="OLE_LINK29"/>
            <w:bookmarkStart w:id="27" w:name="OLE_LINK30"/>
            <w:r>
              <w:rPr>
                <w:rFonts w:hint="eastAsia"/>
              </w:rPr>
              <w:t>获取单例对象</w:t>
            </w:r>
            <w:bookmarkEnd w:id="26"/>
            <w:bookmarkEnd w:id="27"/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单例</w:t>
            </w:r>
            <w:r>
              <w:rPr>
                <w:rFonts w:hint="eastAsia"/>
              </w:rPr>
              <w:t>指针</w:t>
            </w:r>
          </w:p>
        </w:tc>
      </w:tr>
      <w:tr w:rsidR="001D0DD3" w:rsidRPr="00AF74A0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无</w:t>
            </w:r>
          </w:p>
        </w:tc>
      </w:tr>
    </w:tbl>
    <w:p w:rsidR="001D0DD3" w:rsidRDefault="001D0DD3" w:rsidP="001D0DD3">
      <w:pPr>
        <w:pStyle w:val="3"/>
      </w:pPr>
      <w:bookmarkStart w:id="28" w:name="_initOpenApi"/>
      <w:bookmarkStart w:id="29" w:name="_Toc130393422"/>
      <w:bookmarkEnd w:id="28"/>
      <w:r>
        <w:rPr>
          <w:rFonts w:hint="eastAsia"/>
        </w:rPr>
        <w:t>initOpenApi</w:t>
      </w:r>
      <w:r w:rsidR="00862FDF">
        <w:rPr>
          <w:rFonts w:hint="eastAsia"/>
        </w:rPr>
        <w:t>（后续不维护</w:t>
      </w:r>
      <w:r w:rsidR="00B141EF">
        <w:rPr>
          <w:rFonts w:hint="eastAsia"/>
        </w:rPr>
        <w:t>）</w:t>
      </w:r>
      <w:bookmarkEnd w:id="29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60BD">
              <w:t>void initOpenApi(const char* host, int port, const char* caPath);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接口</w:t>
            </w:r>
            <w:r w:rsidRPr="00187484">
              <w:rPr>
                <w:rFonts w:hint="eastAsia"/>
              </w:rPr>
              <w:t>初始化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host        </w:t>
            </w:r>
            <w:r>
              <w:rPr>
                <w:rFonts w:hint="eastAsia"/>
              </w:rPr>
              <w:t>乐橙开放平台域名</w:t>
            </w:r>
            <w:r>
              <w:rPr>
                <w:rFonts w:hint="eastAsia"/>
              </w:rPr>
              <w:t>:</w:t>
            </w:r>
            <w:r>
              <w:t xml:space="preserve"> openapi.</w:t>
            </w:r>
            <w:r>
              <w:rPr>
                <w:rFonts w:hint="eastAsia"/>
              </w:rPr>
              <w:t>lechange</w:t>
            </w:r>
            <w:r w:rsidRPr="00FC1940">
              <w:t>.c</w:t>
            </w:r>
            <w:r>
              <w:rPr>
                <w:rFonts w:hint="eastAsia"/>
              </w:rPr>
              <w:t>n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port        </w:t>
            </w:r>
            <w:r>
              <w:rPr>
                <w:rFonts w:hint="eastAsia"/>
              </w:rPr>
              <w:t>乐橙开放平台端口</w:t>
            </w:r>
            <w:r>
              <w:rPr>
                <w:rFonts w:hint="eastAsia"/>
              </w:rPr>
              <w:t>:443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caPath      CA</w:t>
            </w:r>
            <w:r>
              <w:rPr>
                <w:rFonts w:hint="eastAsia"/>
              </w:rPr>
              <w:t>根证书路径，根证书随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一同发布</w:t>
            </w:r>
            <w:r>
              <w:rPr>
                <w:rFonts w:hint="eastAsia"/>
              </w:rPr>
              <w:t>(V7.8.0</w:t>
            </w:r>
            <w:r>
              <w:rPr>
                <w:rFonts w:hint="eastAsia"/>
              </w:rPr>
              <w:t>及之后版</w:t>
            </w:r>
          </w:p>
          <w:p w:rsidR="001D0DD3" w:rsidRDefault="001D0DD3" w:rsidP="00442270">
            <w:pPr>
              <w:ind w:firstLineChars="550" w:firstLine="1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本已支持证书预埋，</w:t>
            </w:r>
            <w:r>
              <w:rPr>
                <w:rFonts w:hint="eastAsia"/>
              </w:rPr>
              <w:t>CA</w:t>
            </w:r>
            <w:r>
              <w:rPr>
                <w:rFonts w:hint="eastAsia"/>
              </w:rPr>
              <w:t>证书路径也可传空</w:t>
            </w:r>
            <w:r>
              <w:rPr>
                <w:rFonts w:hint="eastAsia"/>
              </w:rPr>
              <w:t>)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C02A3B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4F99">
              <w:t>LCOpenSDK_Api</w:t>
            </w:r>
            <w:r>
              <w:rPr>
                <w:rFonts w:hint="eastAsia"/>
              </w:rPr>
              <w:t>初始化接口，在</w:t>
            </w:r>
            <w:r w:rsidRPr="00064F99">
              <w:t>LCOpenSDK_</w:t>
            </w:r>
            <w:r>
              <w:rPr>
                <w:rFonts w:hint="eastAsia"/>
              </w:rPr>
              <w:t>Video</w:t>
            </w:r>
            <w:r w:rsidRPr="00064F99">
              <w:t>Play</w:t>
            </w:r>
            <w:r>
              <w:rPr>
                <w:rFonts w:hint="eastAsia"/>
              </w:rPr>
              <w:t>、</w:t>
            </w:r>
            <w:r w:rsidRPr="00064F99">
              <w:t>LCOpenSDK_AudioTalk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LCOpenSDK_Download</w:t>
            </w:r>
            <w:r>
              <w:rPr>
                <w:rFonts w:hint="eastAsia"/>
              </w:rPr>
              <w:t>类接口</w:t>
            </w:r>
            <w:r>
              <w:t>之前</w:t>
            </w:r>
            <w:r>
              <w:rPr>
                <w:rFonts w:hint="eastAsia"/>
              </w:rPr>
              <w:t>调用一次即可。</w:t>
            </w:r>
          </w:p>
        </w:tc>
      </w:tr>
    </w:tbl>
    <w:p w:rsidR="00B141EF" w:rsidRDefault="00B141EF">
      <w:pPr>
        <w:pStyle w:val="3"/>
      </w:pPr>
      <w:bookmarkStart w:id="30" w:name="_Toc130393423"/>
      <w:r>
        <w:rPr>
          <w:rFonts w:hint="eastAsia"/>
        </w:rPr>
        <w:lastRenderedPageBreak/>
        <w:t>init</w:t>
      </w:r>
      <w:r>
        <w:t>OpenApiEx</w:t>
      </w:r>
      <w:bookmarkEnd w:id="30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5B6A02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5B6A02" w:rsidRDefault="005B6A02" w:rsidP="006D5822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5B6A02" w:rsidRDefault="005B6A02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B6A02">
              <w:t>void initOpenApiEx(const char* host, int port, const char* caPath, const char* token,const char *appId,const char *appSecret);</w:t>
            </w:r>
          </w:p>
        </w:tc>
      </w:tr>
      <w:tr w:rsidR="005B6A02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5B6A02" w:rsidRDefault="005B6A02" w:rsidP="006D5822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5B6A02" w:rsidRDefault="005B6A02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接口</w:t>
            </w:r>
            <w:r w:rsidRPr="00187484">
              <w:rPr>
                <w:rFonts w:hint="eastAsia"/>
              </w:rPr>
              <w:t>初始化</w:t>
            </w:r>
          </w:p>
        </w:tc>
      </w:tr>
      <w:tr w:rsidR="005B6A02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5B6A02" w:rsidRDefault="005B6A02" w:rsidP="006D5822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5B6A02" w:rsidRDefault="005B6A02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host        </w:t>
            </w:r>
            <w:r>
              <w:rPr>
                <w:rFonts w:hint="eastAsia"/>
              </w:rPr>
              <w:t>乐橙开放平台域名</w:t>
            </w:r>
            <w:r>
              <w:rPr>
                <w:rFonts w:hint="eastAsia"/>
              </w:rPr>
              <w:t>:</w:t>
            </w:r>
            <w:r>
              <w:t xml:space="preserve"> openapi.</w:t>
            </w:r>
            <w:r>
              <w:rPr>
                <w:rFonts w:hint="eastAsia"/>
              </w:rPr>
              <w:t>lechange</w:t>
            </w:r>
            <w:r w:rsidRPr="00FC1940">
              <w:t>.c</w:t>
            </w:r>
            <w:r>
              <w:rPr>
                <w:rFonts w:hint="eastAsia"/>
              </w:rPr>
              <w:t>n</w:t>
            </w:r>
          </w:p>
          <w:p w:rsidR="005B6A02" w:rsidRDefault="005B6A02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port        </w:t>
            </w:r>
            <w:r>
              <w:rPr>
                <w:rFonts w:hint="eastAsia"/>
              </w:rPr>
              <w:t>乐橙开放平台端口</w:t>
            </w:r>
            <w:r>
              <w:rPr>
                <w:rFonts w:hint="eastAsia"/>
              </w:rPr>
              <w:t>:443</w:t>
            </w:r>
          </w:p>
          <w:p w:rsidR="005B6A02" w:rsidRDefault="005B6A02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caPath      CA</w:t>
            </w:r>
            <w:r>
              <w:rPr>
                <w:rFonts w:hint="eastAsia"/>
              </w:rPr>
              <w:t>根证书路径，根证书随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一同发布</w:t>
            </w:r>
            <w:r>
              <w:rPr>
                <w:rFonts w:hint="eastAsia"/>
              </w:rPr>
              <w:t>(V7.8.0</w:t>
            </w:r>
            <w:r>
              <w:rPr>
                <w:rFonts w:hint="eastAsia"/>
              </w:rPr>
              <w:t>及之后版</w:t>
            </w:r>
          </w:p>
          <w:p w:rsidR="005B6A02" w:rsidRDefault="005B6A02" w:rsidP="006D5822">
            <w:pPr>
              <w:ind w:firstLineChars="550" w:firstLine="1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本已支持证书预埋，</w:t>
            </w:r>
            <w:r>
              <w:rPr>
                <w:rFonts w:hint="eastAsia"/>
              </w:rPr>
              <w:t>CA</w:t>
            </w:r>
            <w:r>
              <w:rPr>
                <w:rFonts w:hint="eastAsia"/>
              </w:rPr>
              <w:t>证书路径也可传空</w:t>
            </w:r>
            <w:r>
              <w:rPr>
                <w:rFonts w:hint="eastAsia"/>
              </w:rPr>
              <w:t>)</w:t>
            </w:r>
          </w:p>
          <w:p w:rsidR="005B6A02" w:rsidRDefault="005B6A02" w:rsidP="005B6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6A02">
              <w:rPr>
                <w:rFonts w:hint="eastAsia"/>
              </w:rPr>
              <w:t>t</w:t>
            </w:r>
            <w:r w:rsidRPr="005B6A02">
              <w:t xml:space="preserve">oken     </w:t>
            </w:r>
            <w:r w:rsidRPr="00227AD4">
              <w:t>管理员</w:t>
            </w:r>
            <w:r w:rsidRPr="00227AD4">
              <w:t>Token</w:t>
            </w:r>
          </w:p>
          <w:p w:rsidR="005B6A02" w:rsidRDefault="005B6A02" w:rsidP="005B6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appId       </w:t>
            </w:r>
            <w:r>
              <w:rPr>
                <w:rFonts w:hint="eastAsia"/>
              </w:rPr>
              <w:t>app</w:t>
            </w:r>
            <w:r>
              <w:t>ID</w:t>
            </w:r>
          </w:p>
          <w:p w:rsidR="005B6A02" w:rsidRDefault="005B6A02" w:rsidP="005B6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appSecret    app</w:t>
            </w:r>
            <w:r>
              <w:rPr>
                <w:rFonts w:hint="eastAsia"/>
              </w:rPr>
              <w:t>Se</w:t>
            </w:r>
            <w:r>
              <w:t>cret</w:t>
            </w:r>
          </w:p>
        </w:tc>
      </w:tr>
      <w:tr w:rsidR="005B6A02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5B6A02" w:rsidRDefault="005B6A02" w:rsidP="006D5822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5B6A02" w:rsidRDefault="005B6A02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5B6A02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5B6A02" w:rsidRDefault="005B6A02" w:rsidP="006D5822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5B6A02" w:rsidRPr="00C02A3B" w:rsidRDefault="005B6A02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4F99">
              <w:t>LCOpenSDK_Api</w:t>
            </w:r>
            <w:r>
              <w:rPr>
                <w:rFonts w:hint="eastAsia"/>
              </w:rPr>
              <w:t>初始化接口，在</w:t>
            </w:r>
            <w:r w:rsidRPr="00064F99">
              <w:t>LCOpenSDK_</w:t>
            </w:r>
            <w:r>
              <w:rPr>
                <w:rFonts w:hint="eastAsia"/>
              </w:rPr>
              <w:t>Video</w:t>
            </w:r>
            <w:r w:rsidRPr="00064F99">
              <w:t>Play</w:t>
            </w:r>
            <w:r>
              <w:rPr>
                <w:rFonts w:hint="eastAsia"/>
              </w:rPr>
              <w:t>、</w:t>
            </w:r>
            <w:r w:rsidRPr="00064F99">
              <w:t>LCOpenSDK_AudioTalk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LCOpenSDK_Download</w:t>
            </w:r>
            <w:r>
              <w:rPr>
                <w:rFonts w:hint="eastAsia"/>
              </w:rPr>
              <w:t>类接口</w:t>
            </w:r>
            <w:r>
              <w:t>之前</w:t>
            </w:r>
            <w:r>
              <w:rPr>
                <w:rFonts w:hint="eastAsia"/>
              </w:rPr>
              <w:t>调用一次即可。</w:t>
            </w:r>
          </w:p>
        </w:tc>
      </w:tr>
    </w:tbl>
    <w:p w:rsidR="005B6A02" w:rsidRPr="005B6A02" w:rsidRDefault="005B6A02" w:rsidP="005B6A02"/>
    <w:p w:rsidR="001A1D20" w:rsidRDefault="001A1D20">
      <w:pPr>
        <w:pStyle w:val="3"/>
      </w:pPr>
      <w:bookmarkStart w:id="31" w:name="_Toc130393424"/>
      <w:r w:rsidRPr="001A1D20">
        <w:t>loginStreamServers</w:t>
      </w:r>
      <w:bookmarkEnd w:id="31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A1D20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A1D20" w:rsidRDefault="001A1D20" w:rsidP="006D5822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A1D20" w:rsidRDefault="001A1D20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1D20">
              <w:t>void loginStreamServers(const char* token,const char* deviceJson);</w:t>
            </w:r>
          </w:p>
        </w:tc>
      </w:tr>
      <w:tr w:rsidR="001A1D20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A1D20" w:rsidRDefault="001A1D20" w:rsidP="006D5822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A1D20" w:rsidRDefault="001A1D20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拉流优化接口，减少拉流耗时</w:t>
            </w:r>
          </w:p>
        </w:tc>
      </w:tr>
      <w:tr w:rsidR="001A1D20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A1D20" w:rsidRDefault="001A1D20" w:rsidP="006D5822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A1D20" w:rsidRDefault="001A1D20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6A02">
              <w:rPr>
                <w:rFonts w:hint="eastAsia"/>
              </w:rPr>
              <w:t>t</w:t>
            </w:r>
            <w:r w:rsidRPr="005B6A02">
              <w:t xml:space="preserve">oken     </w:t>
            </w:r>
            <w:r w:rsidRPr="00227AD4">
              <w:t>管理员</w:t>
            </w:r>
            <w:r w:rsidRPr="00227AD4">
              <w:t>Token</w:t>
            </w:r>
          </w:p>
          <w:p w:rsidR="001A1D20" w:rsidRDefault="001A1D20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deviceJsonString  </w:t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Json</w:t>
            </w:r>
            <w:r w:rsidRPr="00FB7E0A">
              <w:t>数组</w:t>
            </w:r>
          </w:p>
        </w:tc>
      </w:tr>
      <w:tr w:rsidR="001A1D20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A1D20" w:rsidRDefault="001A1D20" w:rsidP="006D5822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A1D20" w:rsidRDefault="001A1D20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A1D20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A1D20" w:rsidRDefault="001A1D20" w:rsidP="006D5822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A1D20" w:rsidRDefault="001A1D20" w:rsidP="001A1D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ABF">
              <w:rPr>
                <w:rFonts w:hint="eastAsia"/>
              </w:rPr>
              <w:t>1</w:t>
            </w:r>
            <w:r w:rsidRPr="00380ABF">
              <w:rPr>
                <w:rFonts w:hint="eastAsia"/>
              </w:rPr>
              <w:t>、</w:t>
            </w:r>
            <w:r>
              <w:rPr>
                <w:rFonts w:hint="eastAsia"/>
              </w:rPr>
              <w:t>deviceJsonString</w:t>
            </w:r>
            <w:r>
              <w:rPr>
                <w:rFonts w:hint="eastAsia"/>
              </w:rPr>
              <w:t>参数格式如下，支持添加多个设备：</w:t>
            </w:r>
          </w:p>
          <w:p w:rsidR="001A1D20" w:rsidRDefault="001A1D20" w:rsidP="001A1D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7E0A">
              <w:t>格式</w:t>
            </w:r>
            <w:r w:rsidRPr="00FB7E0A">
              <w:t>[{"PlayToken":string,  "Sn":string}]</w:t>
            </w:r>
          </w:p>
          <w:p w:rsidR="001A1D20" w:rsidRPr="00C02A3B" w:rsidRDefault="001A1D20" w:rsidP="001A1D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、该接口的典型调用时机是在获取设备列表信息之后</w:t>
            </w:r>
          </w:p>
        </w:tc>
      </w:tr>
    </w:tbl>
    <w:p w:rsidR="001A1D20" w:rsidRPr="001A1D20" w:rsidRDefault="001A1D20" w:rsidP="001A1D20"/>
    <w:p w:rsidR="001D0DD3" w:rsidRPr="00B3306F" w:rsidRDefault="001D0DD3" w:rsidP="001D0DD3">
      <w:pPr>
        <w:pStyle w:val="3"/>
      </w:pPr>
      <w:bookmarkStart w:id="32" w:name="_Toc130393425"/>
      <w:r>
        <w:rPr>
          <w:rFonts w:hint="eastAsia"/>
        </w:rPr>
        <w:t>request</w:t>
      </w:r>
      <w:bookmarkEnd w:id="32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3"/>
        <w:gridCol w:w="6629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2C25">
              <w:t>int request(void* req, void* resp, int timeout);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openApi</w:t>
            </w:r>
            <w:r w:rsidRPr="003A5528">
              <w:rPr>
                <w:rFonts w:hint="eastAsia"/>
              </w:rPr>
              <w:t>请求</w:t>
            </w:r>
            <w:r>
              <w:rPr>
                <w:rFonts w:hint="eastAsia"/>
              </w:rPr>
              <w:t>接口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ind w:left="1200" w:hangingChars="600" w:hanging="1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req          </w:t>
            </w:r>
            <w:r w:rsidRPr="003A5528">
              <w:rPr>
                <w:rFonts w:hint="eastAsia"/>
              </w:rPr>
              <w:t>请求体</w:t>
            </w:r>
            <w:r>
              <w:rPr>
                <w:rFonts w:hint="eastAsia"/>
              </w:rPr>
              <w:t>，结合</w:t>
            </w:r>
            <w:r>
              <w:rPr>
                <w:rFonts w:hint="eastAsia"/>
              </w:rPr>
              <w:t>LCOpenSDK_Api</w:t>
            </w:r>
            <w:r>
              <w:rPr>
                <w:rFonts w:hint="eastAsia"/>
              </w:rPr>
              <w:t>模块具体请求接口的头文件使用，参考</w:t>
            </w:r>
            <w:r>
              <w:rPr>
                <w:rFonts w:hint="eastAsia"/>
              </w:rPr>
              <w:t>Demo</w:t>
            </w:r>
          </w:p>
          <w:p w:rsidR="001D0DD3" w:rsidRDefault="001D0DD3" w:rsidP="00442270">
            <w:pPr>
              <w:ind w:left="1200" w:hangingChars="600" w:hanging="1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resp         </w:t>
            </w:r>
            <w:r>
              <w:rPr>
                <w:rFonts w:hint="eastAsia"/>
              </w:rPr>
              <w:t>返回体，结合</w:t>
            </w:r>
            <w:r>
              <w:rPr>
                <w:rFonts w:hint="eastAsia"/>
              </w:rPr>
              <w:t>LCOpenSDK_Api</w:t>
            </w:r>
            <w:r>
              <w:rPr>
                <w:rFonts w:hint="eastAsia"/>
              </w:rPr>
              <w:t>模块具体请求接口的头文件使用，参考</w:t>
            </w:r>
            <w:r>
              <w:rPr>
                <w:rFonts w:hint="eastAsia"/>
              </w:rPr>
              <w:t>Demo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timout       </w:t>
            </w:r>
            <w:r>
              <w:rPr>
                <w:rFonts w:hint="eastAsia"/>
              </w:rPr>
              <w:t>请求接口超时时长（秒）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成功，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失败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与乐橙开放平台交互，返回值只代表网络收发是否成功，业务是否成功需</w:t>
            </w:r>
            <w:r>
              <w:rPr>
                <w:rFonts w:hint="eastAsia"/>
              </w:rPr>
              <w:lastRenderedPageBreak/>
              <w:t>判断</w:t>
            </w:r>
            <w:r>
              <w:rPr>
                <w:rFonts w:hint="eastAsia"/>
              </w:rPr>
              <w:t>resp</w:t>
            </w:r>
            <w:r>
              <w:rPr>
                <w:rFonts w:hint="eastAsia"/>
              </w:rPr>
              <w:t>返回体</w:t>
            </w:r>
            <w:r>
              <w:rPr>
                <w:rFonts w:hint="eastAsia"/>
              </w:rPr>
              <w:t>code</w:t>
            </w:r>
            <w:r>
              <w:rPr>
                <w:rFonts w:hint="eastAsia"/>
              </w:rPr>
              <w:t>值，参考</w:t>
            </w:r>
            <w:hyperlink r:id="rId7" w:history="1">
              <w:r w:rsidRPr="00323F0B">
                <w:rPr>
                  <w:rStyle w:val="ab"/>
                </w:rPr>
                <w:t>https://open.lechange.com/commonQuestions?id=16</w:t>
              </w:r>
            </w:hyperlink>
          </w:p>
        </w:tc>
      </w:tr>
    </w:tbl>
    <w:p w:rsidR="00FC5067" w:rsidRDefault="00FC5067">
      <w:pPr>
        <w:pStyle w:val="3"/>
      </w:pPr>
      <w:bookmarkStart w:id="33" w:name="_Toc130393426"/>
      <w:r>
        <w:rPr>
          <w:rFonts w:hint="eastAsia"/>
        </w:rPr>
        <w:lastRenderedPageBreak/>
        <w:t>re</w:t>
      </w:r>
      <w:r>
        <w:t>questWithURL</w:t>
      </w:r>
      <w:bookmarkEnd w:id="33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7"/>
        <w:gridCol w:w="6625"/>
      </w:tblGrid>
      <w:tr w:rsidR="00FC5067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FC5067" w:rsidRDefault="00FC5067" w:rsidP="006D5822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FC5067" w:rsidRDefault="00FC5067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5067">
              <w:t>int requestWithURL(const char* url,const char* body,void* resp,int timeout,int isKeepAlive);</w:t>
            </w:r>
          </w:p>
        </w:tc>
      </w:tr>
      <w:tr w:rsidR="00FC5067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FC5067" w:rsidRDefault="00FC5067" w:rsidP="006D5822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FC5067" w:rsidRDefault="00FC5067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网络接口请求方式</w:t>
            </w:r>
          </w:p>
        </w:tc>
      </w:tr>
      <w:tr w:rsidR="00FC5067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FC5067" w:rsidRDefault="00FC5067" w:rsidP="006D5822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FC5067" w:rsidRDefault="00FC5067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url</w:t>
            </w:r>
            <w:r>
              <w:t xml:space="preserve">          </w:t>
            </w:r>
            <w:r>
              <w:rPr>
                <w:rFonts w:hint="eastAsia"/>
              </w:rPr>
              <w:t>官网接口</w:t>
            </w:r>
            <w:r>
              <w:rPr>
                <w:rFonts w:hint="eastAsia"/>
              </w:rPr>
              <w:t>url</w:t>
            </w:r>
          </w:p>
          <w:p w:rsidR="00FC5067" w:rsidRDefault="00FC5067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body</w:t>
            </w:r>
            <w:r>
              <w:t xml:space="preserve">         </w:t>
            </w:r>
            <w:r>
              <w:rPr>
                <w:rFonts w:hint="eastAsia"/>
              </w:rPr>
              <w:t>请求</w:t>
            </w:r>
            <w:r>
              <w:rPr>
                <w:rFonts w:hint="eastAsia"/>
              </w:rPr>
              <w:t>Json</w:t>
            </w:r>
          </w:p>
          <w:p w:rsidR="00FC5067" w:rsidRDefault="00FC5067" w:rsidP="00FC5067">
            <w:pPr>
              <w:ind w:left="1200" w:hangingChars="600" w:hanging="1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resp         </w:t>
            </w:r>
            <w:r>
              <w:rPr>
                <w:rFonts w:hint="eastAsia"/>
              </w:rPr>
              <w:t>返回体，结合</w:t>
            </w:r>
            <w:r>
              <w:rPr>
                <w:rFonts w:hint="eastAsia"/>
              </w:rPr>
              <w:t>LCOpenSDK_Api</w:t>
            </w:r>
            <w:r>
              <w:rPr>
                <w:rFonts w:hint="eastAsia"/>
              </w:rPr>
              <w:t>模块具体请求接口的头文件使用，参考</w:t>
            </w:r>
            <w:r>
              <w:rPr>
                <w:rFonts w:hint="eastAsia"/>
              </w:rPr>
              <w:t>Demo</w:t>
            </w:r>
          </w:p>
          <w:p w:rsidR="00FC5067" w:rsidRDefault="00FC5067" w:rsidP="00FC5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timout       </w:t>
            </w:r>
            <w:r>
              <w:rPr>
                <w:rFonts w:hint="eastAsia"/>
              </w:rPr>
              <w:t>请求接口超时时长（秒）</w:t>
            </w:r>
          </w:p>
          <w:p w:rsidR="00FC5067" w:rsidRDefault="00FC5067" w:rsidP="00FC5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</w:t>
            </w:r>
            <w:r>
              <w:t>sKeep</w:t>
            </w:r>
            <w:r>
              <w:rPr>
                <w:rFonts w:hint="eastAsia"/>
              </w:rPr>
              <w:t>A</w:t>
            </w:r>
            <w:r>
              <w:t xml:space="preserve">live    </w:t>
            </w:r>
            <w:r>
              <w:rPr>
                <w:rFonts w:hint="eastAsia"/>
              </w:rPr>
              <w:t>是否使用长链接优化</w:t>
            </w:r>
          </w:p>
        </w:tc>
      </w:tr>
      <w:tr w:rsidR="00FC5067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FC5067" w:rsidRDefault="00FC5067" w:rsidP="006D5822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FC5067" w:rsidRDefault="008F299A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成功，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失败</w:t>
            </w:r>
          </w:p>
        </w:tc>
      </w:tr>
      <w:tr w:rsidR="00FC5067" w:rsidRPr="00641E62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FC5067" w:rsidRDefault="00FC5067" w:rsidP="006D5822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FC5067" w:rsidRPr="00AF74A0" w:rsidRDefault="008F299A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与乐橙开放平台交互，返回值只代表网络收发是否成功，业务是否成功需判断</w:t>
            </w:r>
            <w:r>
              <w:rPr>
                <w:rFonts w:hint="eastAsia"/>
              </w:rPr>
              <w:t>resp</w:t>
            </w:r>
            <w:r>
              <w:rPr>
                <w:rFonts w:hint="eastAsia"/>
              </w:rPr>
              <w:t>返回体</w:t>
            </w:r>
            <w:r>
              <w:rPr>
                <w:rFonts w:hint="eastAsia"/>
              </w:rPr>
              <w:t>code</w:t>
            </w:r>
            <w:r>
              <w:rPr>
                <w:rFonts w:hint="eastAsia"/>
              </w:rPr>
              <w:t>值，参考</w:t>
            </w:r>
            <w:r>
              <w:rPr>
                <w:rFonts w:hint="eastAsia"/>
              </w:rPr>
              <w:t>D</w:t>
            </w:r>
            <w:r>
              <w:t>emo</w:t>
            </w:r>
            <w:r>
              <w:rPr>
                <w:rFonts w:hint="eastAsia"/>
              </w:rPr>
              <w:t>使用</w:t>
            </w:r>
          </w:p>
        </w:tc>
      </w:tr>
    </w:tbl>
    <w:p w:rsidR="00FC5067" w:rsidRPr="00FC5067" w:rsidRDefault="00FC5067" w:rsidP="00FC5067"/>
    <w:p w:rsidR="001D0DD3" w:rsidRPr="00B3306F" w:rsidRDefault="001D0DD3" w:rsidP="001D0DD3">
      <w:pPr>
        <w:pStyle w:val="3"/>
      </w:pPr>
      <w:bookmarkStart w:id="34" w:name="_Toc130393427"/>
      <w:r w:rsidRPr="006923D4">
        <w:t>uninitOpenApi</w:t>
      </w:r>
      <w:bookmarkEnd w:id="34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9"/>
        <w:gridCol w:w="6623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1E62">
              <w:t>void uninitOpenApi();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initOpenApi</w:t>
            </w:r>
            <w:r>
              <w:rPr>
                <w:rFonts w:hint="eastAsia"/>
              </w:rPr>
              <w:t>反向接口，释放内部资源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RPr="00641E62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建议在进程退出前调用该接口</w:t>
            </w:r>
          </w:p>
        </w:tc>
      </w:tr>
    </w:tbl>
    <w:p w:rsidR="001D0DD3" w:rsidRDefault="001D0DD3" w:rsidP="001D0DD3">
      <w:pPr>
        <w:pStyle w:val="2"/>
      </w:pPr>
      <w:bookmarkStart w:id="35" w:name="_LCOpenSDK_VideoPlay"/>
      <w:bookmarkStart w:id="36" w:name="_Toc130393428"/>
      <w:bookmarkEnd w:id="35"/>
      <w:r>
        <w:rPr>
          <w:rFonts w:hint="eastAsia"/>
        </w:rPr>
        <w:t>LCOpenSDK_DeviceInit</w:t>
      </w:r>
      <w:bookmarkEnd w:id="36"/>
    </w:p>
    <w:p w:rsidR="001D0DD3" w:rsidRDefault="001D0DD3" w:rsidP="001D0DD3">
      <w:pPr>
        <w:ind w:firstLineChars="200" w:firstLine="420"/>
      </w:pPr>
      <w:r>
        <w:rPr>
          <w:rFonts w:hint="eastAsia"/>
        </w:rPr>
        <w:t>支持初始化的设备必须被初始化后才能使用。</w:t>
      </w:r>
    </w:p>
    <w:p w:rsidR="001D0DD3" w:rsidRDefault="001D0DD3" w:rsidP="001D0DD3">
      <w:pPr>
        <w:pStyle w:val="3"/>
      </w:pPr>
      <w:bookmarkStart w:id="37" w:name="_Toc130393429"/>
      <w:r w:rsidRPr="00CD7E79">
        <w:t>getInstance</w:t>
      </w:r>
      <w:bookmarkEnd w:id="37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57ED">
              <w:t>static LCOpenSDK_DeviceInit* getInstance();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获取单例对象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单例指针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无</w:t>
            </w:r>
          </w:p>
        </w:tc>
      </w:tr>
    </w:tbl>
    <w:p w:rsidR="001D0DD3" w:rsidRDefault="001D0DD3" w:rsidP="001D0DD3">
      <w:pPr>
        <w:pStyle w:val="3"/>
      </w:pPr>
      <w:bookmarkStart w:id="38" w:name="_Toc130393430"/>
      <w:r w:rsidRPr="00366E90">
        <w:lastRenderedPageBreak/>
        <w:t>searchDeviceInitInfo</w:t>
      </w:r>
      <w:bookmarkEnd w:id="38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41B7">
              <w:t>int searchDeviceInitInfo(const char* deviceId, DEVICE_INIT_INFO&amp; devInitInfo, int timeout);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搜索设备初始化信息</w:t>
            </w:r>
          </w:p>
        </w:tc>
      </w:tr>
      <w:tr w:rsidR="001D0DD3" w:rsidRPr="00AB3752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deviceId       </w:t>
            </w:r>
            <w:r>
              <w:rPr>
                <w:rFonts w:hint="eastAsia"/>
              </w:rPr>
              <w:t>待搜索的设备序列号</w:t>
            </w:r>
          </w:p>
          <w:p w:rsidR="001D0DD3" w:rsidRDefault="001D0DD3" w:rsidP="00442270">
            <w:pPr>
              <w:ind w:left="1400" w:hangingChars="700" w:hanging="1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devInitInfo     </w:t>
            </w:r>
            <w:r>
              <w:rPr>
                <w:rFonts w:hint="eastAsia"/>
              </w:rPr>
              <w:t>返回的设备初始化信息，包括设备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地址、设备初始化状态、设备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和乐橙私有协议端口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timeout       </w:t>
            </w:r>
            <w:r>
              <w:rPr>
                <w:rFonts w:hint="eastAsia"/>
              </w:rPr>
              <w:t>搜索超时时长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表示搜索到设备初始化信息，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表示参数错误，</w:t>
            </w:r>
            <w:r>
              <w:rPr>
                <w:rFonts w:hint="eastAsia"/>
              </w:rPr>
              <w:t>-2</w:t>
            </w:r>
            <w:r>
              <w:rPr>
                <w:rFonts w:hint="eastAsia"/>
              </w:rPr>
              <w:t>表示未搜索到设备初始化信息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该接口必须与设备在同一局域网内调用</w:t>
            </w:r>
          </w:p>
        </w:tc>
      </w:tr>
    </w:tbl>
    <w:p w:rsidR="001D0DD3" w:rsidRDefault="001D0DD3" w:rsidP="001D0DD3">
      <w:pPr>
        <w:pStyle w:val="3"/>
      </w:pPr>
      <w:bookmarkStart w:id="39" w:name="_Toc130393431"/>
      <w:r>
        <w:rPr>
          <w:rFonts w:hint="eastAsia"/>
        </w:rPr>
        <w:t>initDevice</w:t>
      </w:r>
      <w:bookmarkEnd w:id="39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691E">
              <w:t>int initDevice(const char* szMac, const char* pwd);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初始化设备（组播接口）</w:t>
            </w:r>
          </w:p>
        </w:tc>
      </w:tr>
      <w:tr w:rsidR="001D0DD3" w:rsidRPr="00AB3752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szMac        </w:t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  <w:p w:rsidR="001D0DD3" w:rsidRDefault="001D0DD3" w:rsidP="00442270">
            <w:pPr>
              <w:ind w:left="1400" w:hangingChars="700" w:hanging="1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pwd          </w:t>
            </w:r>
            <w:r>
              <w:rPr>
                <w:rFonts w:hint="eastAsia"/>
              </w:rPr>
              <w:t>设备初始化密码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表示成功，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表示参数错误，</w:t>
            </w:r>
            <w:r>
              <w:rPr>
                <w:rFonts w:hint="eastAsia"/>
              </w:rPr>
              <w:t>-2</w:t>
            </w:r>
            <w:r>
              <w:rPr>
                <w:rFonts w:hint="eastAsia"/>
              </w:rPr>
              <w:t>表示失败（具体错误原因需进一步分析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日志）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该接口必须与设备在同一局域网内调用</w:t>
            </w:r>
          </w:p>
        </w:tc>
      </w:tr>
    </w:tbl>
    <w:p w:rsidR="001D0DD3" w:rsidRDefault="001D0DD3" w:rsidP="001D0DD3">
      <w:pPr>
        <w:pStyle w:val="3"/>
      </w:pPr>
      <w:bookmarkStart w:id="40" w:name="_Toc130393432"/>
      <w:r>
        <w:rPr>
          <w:rFonts w:hint="eastAsia"/>
        </w:rPr>
        <w:t>initDevice</w:t>
      </w:r>
      <w:bookmarkEnd w:id="40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691E">
              <w:t>int initDevice(const char* szMac, const char* pwd</w:t>
            </w:r>
            <w:r w:rsidRPr="00CE2594">
              <w:t>, const char* deviceIp</w:t>
            </w:r>
            <w:r w:rsidRPr="0060691E">
              <w:t>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初始化设备（单播接口）</w:t>
            </w:r>
          </w:p>
        </w:tc>
      </w:tr>
      <w:tr w:rsidR="001D0DD3" w:rsidRPr="00AB3752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szMac        </w:t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  <w:p w:rsidR="001D0DD3" w:rsidRDefault="001D0DD3" w:rsidP="00442270">
            <w:pPr>
              <w:ind w:left="1400" w:hangingChars="700" w:hanging="1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pwd          </w:t>
            </w:r>
            <w:r>
              <w:rPr>
                <w:rFonts w:hint="eastAsia"/>
              </w:rPr>
              <w:t>设备初始化密码</w:t>
            </w:r>
          </w:p>
          <w:p w:rsidR="001D0DD3" w:rsidRDefault="001D0DD3" w:rsidP="00442270">
            <w:pPr>
              <w:ind w:left="1400" w:hangingChars="700" w:hanging="1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deviceIp       </w:t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IP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表示成功，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表示参数错误，</w:t>
            </w:r>
            <w:r>
              <w:rPr>
                <w:rFonts w:hint="eastAsia"/>
              </w:rPr>
              <w:t>-2</w:t>
            </w:r>
            <w:r>
              <w:rPr>
                <w:rFonts w:hint="eastAsia"/>
              </w:rPr>
              <w:t>表示失败（具体错误原因需进一步分析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日志）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该接口必须与设备在同一局域网内调用</w:t>
            </w:r>
          </w:p>
        </w:tc>
      </w:tr>
    </w:tbl>
    <w:p w:rsidR="001D0DD3" w:rsidRDefault="001D0DD3" w:rsidP="001D0DD3">
      <w:pPr>
        <w:pStyle w:val="3"/>
      </w:pPr>
      <w:bookmarkStart w:id="41" w:name="_Toc130393433"/>
      <w:r w:rsidRPr="001076C1">
        <w:t>checkPwdValidity</w:t>
      </w:r>
      <w:bookmarkEnd w:id="41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77D1">
              <w:t>int checkPwdValidity(const char* deviceId, const char* szIp, int port, const char* pwd);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校验设备密码</w:t>
            </w:r>
          </w:p>
        </w:tc>
      </w:tr>
      <w:tr w:rsidR="001D0DD3" w:rsidRPr="00AB3752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deviceId       </w:t>
            </w:r>
            <w:r>
              <w:rPr>
                <w:rFonts w:hint="eastAsia"/>
              </w:rPr>
              <w:t>设备序列号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 xml:space="preserve">szIp          </w:t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port          </w:t>
            </w:r>
            <w:r>
              <w:rPr>
                <w:rFonts w:hint="eastAsia"/>
              </w:rPr>
              <w:t>乐橙私有协议端口</w:t>
            </w:r>
          </w:p>
          <w:p w:rsidR="001D0DD3" w:rsidRDefault="001D0DD3" w:rsidP="00442270">
            <w:pPr>
              <w:ind w:left="1400" w:hangingChars="700" w:hanging="1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pwd          </w:t>
            </w:r>
            <w:r>
              <w:rPr>
                <w:rFonts w:hint="eastAsia"/>
              </w:rPr>
              <w:t>设备密码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lastRenderedPageBreak/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表示成功，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表示参数错误，</w:t>
            </w:r>
            <w:r>
              <w:rPr>
                <w:rFonts w:hint="eastAsia"/>
              </w:rPr>
              <w:t>-2</w:t>
            </w:r>
            <w:r>
              <w:rPr>
                <w:rFonts w:hint="eastAsia"/>
              </w:rPr>
              <w:t>表示密码错误（具体错误原因需进一步分析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日志），</w:t>
            </w:r>
            <w:r>
              <w:rPr>
                <w:rFonts w:hint="eastAsia"/>
              </w:rPr>
              <w:t>-3</w:t>
            </w:r>
            <w:r>
              <w:rPr>
                <w:rFonts w:hint="eastAsia"/>
              </w:rPr>
              <w:t>表示其他错误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该接口必须与设备在同一局域网内调用</w:t>
            </w:r>
          </w:p>
        </w:tc>
      </w:tr>
    </w:tbl>
    <w:p w:rsidR="001D0DD3" w:rsidRDefault="001D0DD3" w:rsidP="001D0DD3">
      <w:pPr>
        <w:pStyle w:val="2"/>
      </w:pPr>
      <w:bookmarkStart w:id="42" w:name="_LCOpenSDK_VideoPlay_1"/>
      <w:bookmarkStart w:id="43" w:name="_Toc130393434"/>
      <w:bookmarkEnd w:id="42"/>
      <w:r>
        <w:t>LCOpenSDK_</w:t>
      </w:r>
      <w:r>
        <w:rPr>
          <w:rFonts w:hint="eastAsia"/>
        </w:rPr>
        <w:t>VideoPlay</w:t>
      </w:r>
      <w:bookmarkEnd w:id="43"/>
    </w:p>
    <w:p w:rsidR="001D0DD3" w:rsidRPr="00D461DA" w:rsidRDefault="001D0DD3" w:rsidP="001D0DD3">
      <w:pPr>
        <w:ind w:firstLineChars="200" w:firstLine="420"/>
      </w:pPr>
      <w:r>
        <w:rPr>
          <w:rFonts w:hint="eastAsia"/>
        </w:rPr>
        <w:t>视频播放类</w:t>
      </w:r>
      <w:r w:rsidRPr="00064F99">
        <w:t>LCOpenSDK_</w:t>
      </w:r>
      <w:r>
        <w:rPr>
          <w:rFonts w:hint="eastAsia"/>
        </w:rPr>
        <w:t>Video</w:t>
      </w:r>
      <w:r w:rsidRPr="00064F99">
        <w:t>Play</w:t>
      </w:r>
      <w:r>
        <w:rPr>
          <w:rFonts w:hint="eastAsia"/>
        </w:rPr>
        <w:t>实现了实时预览、录像回放、抓图、本地录制等功能，使用前需调用</w:t>
      </w:r>
      <w:hyperlink w:anchor="_initVideoPlay" w:history="1">
        <w:r w:rsidRPr="00F76494">
          <w:rPr>
            <w:rStyle w:val="ab"/>
          </w:rPr>
          <w:t>init</w:t>
        </w:r>
        <w:r w:rsidRPr="00F76494">
          <w:rPr>
            <w:rStyle w:val="ab"/>
            <w:rFonts w:hint="eastAsia"/>
          </w:rPr>
          <w:t>Video</w:t>
        </w:r>
        <w:r w:rsidRPr="00F76494">
          <w:rPr>
            <w:rStyle w:val="ab"/>
          </w:rPr>
          <w:t>Play</w:t>
        </w:r>
      </w:hyperlink>
      <w:r>
        <w:rPr>
          <w:rFonts w:hint="eastAsia"/>
        </w:rPr>
        <w:t>接口初始化。</w:t>
      </w:r>
    </w:p>
    <w:p w:rsidR="001D0DD3" w:rsidRPr="00D302DD" w:rsidRDefault="001D0DD3" w:rsidP="001D0DD3">
      <w:pPr>
        <w:pStyle w:val="3"/>
      </w:pPr>
      <w:bookmarkStart w:id="44" w:name="_initVideoPlay"/>
      <w:bookmarkStart w:id="45" w:name="_Toc130393435"/>
      <w:bookmarkEnd w:id="44"/>
      <w:r>
        <w:rPr>
          <w:rFonts w:hint="eastAsia"/>
        </w:rPr>
        <w:t>initVideoPlay</w:t>
      </w:r>
      <w:bookmarkEnd w:id="45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D05B8">
              <w:t>int init</w:t>
            </w:r>
            <w:r>
              <w:rPr>
                <w:rFonts w:hint="eastAsia"/>
              </w:rPr>
              <w:t>Video</w:t>
            </w:r>
            <w:r w:rsidRPr="003D05B8">
              <w:t xml:space="preserve">Play(int index, </w:t>
            </w:r>
            <w:r>
              <w:rPr>
                <w:rFonts w:hint="eastAsia"/>
              </w:rPr>
              <w:t>void* hWnd</w:t>
            </w:r>
            <w:r w:rsidRPr="003D05B8">
              <w:t>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初始化视频播放类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    </w:t>
            </w:r>
            <w:r>
              <w:rPr>
                <w:rFonts w:hint="eastAsia"/>
              </w:rPr>
              <w:t>视频播放类对象的标识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，由外层传入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hWnd       </w:t>
            </w:r>
            <w:r>
              <w:rPr>
                <w:rFonts w:hint="eastAsia"/>
              </w:rPr>
              <w:t>播放窗口的句柄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表示成功，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表示失败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窗口句柄</w:t>
            </w:r>
            <w:r>
              <w:rPr>
                <w:rFonts w:hint="eastAsia"/>
              </w:rPr>
              <w:t>hWnd</w:t>
            </w:r>
            <w:r>
              <w:rPr>
                <w:rFonts w:hint="eastAsia"/>
              </w:rPr>
              <w:t>需由上层创建并传入</w:t>
            </w:r>
            <w:r>
              <w:rPr>
                <w:rFonts w:hint="eastAsia"/>
              </w:rPr>
              <w:t>LCOpenSDK_VideoPlay</w:t>
            </w:r>
            <w:r>
              <w:rPr>
                <w:rFonts w:hint="eastAsia"/>
              </w:rPr>
              <w:t>类，在</w:t>
            </w:r>
            <w:r>
              <w:rPr>
                <w:rFonts w:hint="eastAsia"/>
              </w:rPr>
              <w:t>LCOpenSDK_VideoPlay</w:t>
            </w:r>
            <w:r>
              <w:rPr>
                <w:rFonts w:hint="eastAsia"/>
              </w:rPr>
              <w:t>类对象的生命周期内不要销毁该窗口句柄</w:t>
            </w:r>
          </w:p>
        </w:tc>
      </w:tr>
    </w:tbl>
    <w:p w:rsidR="001D0DD3" w:rsidRPr="00ED725E" w:rsidRDefault="001D0DD3" w:rsidP="001D0DD3">
      <w:pPr>
        <w:pStyle w:val="3"/>
      </w:pPr>
      <w:bookmarkStart w:id="46" w:name="_Toc130393436"/>
      <w:r>
        <w:rPr>
          <w:rFonts w:hint="eastAsia"/>
        </w:rPr>
        <w:t>uninitVideoPlay</w:t>
      </w:r>
      <w:bookmarkEnd w:id="46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3217">
              <w:t>void uninit</w:t>
            </w:r>
            <w:r>
              <w:rPr>
                <w:rFonts w:hint="eastAsia"/>
              </w:rPr>
              <w:t>Video</w:t>
            </w:r>
            <w:r w:rsidRPr="00D93217">
              <w:t>Play();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779F">
              <w:t>init</w:t>
            </w:r>
            <w:r>
              <w:rPr>
                <w:rFonts w:hint="eastAsia"/>
              </w:rPr>
              <w:t>Video</w:t>
            </w:r>
            <w:r w:rsidRPr="00AB779F">
              <w:t>Play</w:t>
            </w:r>
            <w:r>
              <w:rPr>
                <w:rFonts w:hint="eastAsia"/>
              </w:rPr>
              <w:t>反向接口，释放内部资源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RPr="00AF74A0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该接口非必须调用，</w:t>
            </w:r>
            <w:r w:rsidRPr="00641E62">
              <w:t>LCOpenSDK_</w:t>
            </w:r>
            <w:r>
              <w:rPr>
                <w:rFonts w:hint="eastAsia"/>
              </w:rPr>
              <w:t>VideoPlay</w:t>
            </w:r>
            <w:r>
              <w:rPr>
                <w:rFonts w:hint="eastAsia"/>
              </w:rPr>
              <w:t>类在析构时会自动调用它</w:t>
            </w:r>
          </w:p>
        </w:tc>
      </w:tr>
    </w:tbl>
    <w:p w:rsidR="001D0DD3" w:rsidRPr="00280DD8" w:rsidRDefault="001D0DD3" w:rsidP="001D0DD3">
      <w:pPr>
        <w:pStyle w:val="3"/>
      </w:pPr>
      <w:bookmarkStart w:id="47" w:name="_Toc130393437"/>
      <w:r>
        <w:rPr>
          <w:rFonts w:hint="eastAsia"/>
        </w:rPr>
        <w:t>setPlayer</w:t>
      </w:r>
      <w:r w:rsidRPr="00280DD8">
        <w:rPr>
          <w:rFonts w:hint="eastAsia"/>
        </w:rPr>
        <w:t>Listener</w:t>
      </w:r>
      <w:bookmarkEnd w:id="47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4"/>
        <w:gridCol w:w="6628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se</w:t>
            </w:r>
            <w:r>
              <w:rPr>
                <w:rFonts w:hint="eastAsia"/>
              </w:rPr>
              <w:t>tPlayer</w:t>
            </w:r>
            <w:r w:rsidRPr="0024451C">
              <w:t>Listener(LCOpenSDK_</w:t>
            </w:r>
            <w:r>
              <w:rPr>
                <w:rFonts w:hint="eastAsia"/>
              </w:rPr>
              <w:t>Player</w:t>
            </w:r>
            <w:r w:rsidRPr="0024451C">
              <w:t xml:space="preserve">LListener* </w:t>
            </w:r>
            <w:r>
              <w:rPr>
                <w:rFonts w:hint="eastAsia"/>
              </w:rPr>
              <w:t>player</w:t>
            </w:r>
            <w:r w:rsidRPr="0024451C">
              <w:t>LListener);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为视频播放</w:t>
            </w:r>
            <w:r w:rsidRPr="00A94EC6">
              <w:rPr>
                <w:rFonts w:hint="eastAsia"/>
              </w:rPr>
              <w:t>设置监听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playerListener   </w:t>
            </w:r>
            <w:r>
              <w:rPr>
                <w:rFonts w:hint="eastAsia"/>
              </w:rPr>
              <w:t>监听指针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监听者需继承</w:t>
            </w:r>
            <w:r>
              <w:t>LCOpenSDK_</w:t>
            </w:r>
            <w:r>
              <w:rPr>
                <w:rFonts w:hint="eastAsia"/>
              </w:rPr>
              <w:t>Player</w:t>
            </w:r>
            <w:r w:rsidRPr="00CF2F30">
              <w:t>Listener</w:t>
            </w:r>
            <w:r>
              <w:rPr>
                <w:rFonts w:hint="eastAsia"/>
              </w:rPr>
              <w:t>，可接收视频播放的状态码回调</w:t>
            </w:r>
          </w:p>
        </w:tc>
      </w:tr>
    </w:tbl>
    <w:p w:rsidR="001D0DD3" w:rsidRPr="001C1CBA" w:rsidRDefault="001D0DD3" w:rsidP="001D0DD3">
      <w:pPr>
        <w:pStyle w:val="3"/>
      </w:pPr>
      <w:bookmarkStart w:id="48" w:name="_Toc130393438"/>
      <w:r w:rsidRPr="001C1CBA">
        <w:lastRenderedPageBreak/>
        <w:t>get</w:t>
      </w:r>
      <w:r>
        <w:rPr>
          <w:rFonts w:hint="eastAsia"/>
        </w:rPr>
        <w:t>Player</w:t>
      </w:r>
      <w:r w:rsidRPr="001C1CBA">
        <w:t>Listener</w:t>
      </w:r>
      <w:bookmarkEnd w:id="48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7"/>
        <w:gridCol w:w="6625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6C4D">
              <w:t>LCOpenSDK_</w:t>
            </w:r>
            <w:r>
              <w:rPr>
                <w:rFonts w:hint="eastAsia"/>
              </w:rPr>
              <w:t>Player</w:t>
            </w:r>
            <w:r w:rsidRPr="005D6C4D">
              <w:t>Listener* get</w:t>
            </w:r>
            <w:r>
              <w:rPr>
                <w:rFonts w:hint="eastAsia"/>
              </w:rPr>
              <w:t>Player</w:t>
            </w:r>
            <w:r w:rsidRPr="005D6C4D">
              <w:t>Listener();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获取视频播放</w:t>
            </w:r>
            <w:r w:rsidRPr="000A71A5">
              <w:rPr>
                <w:rFonts w:hint="eastAsia"/>
              </w:rPr>
              <w:t>监听</w:t>
            </w:r>
            <w:r>
              <w:rPr>
                <w:rFonts w:hint="eastAsia"/>
              </w:rPr>
              <w:t>者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监听</w:t>
            </w:r>
            <w:r>
              <w:rPr>
                <w:rFonts w:hint="eastAsia"/>
              </w:rPr>
              <w:t>指针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1D0DD3" w:rsidRDefault="001D0DD3" w:rsidP="001D0DD3">
      <w:pPr>
        <w:pStyle w:val="3"/>
      </w:pPr>
      <w:bookmarkStart w:id="49" w:name="_Toc130393439"/>
      <w:r>
        <w:rPr>
          <w:rFonts w:hint="eastAsia"/>
        </w:rPr>
        <w:t>setStreamCallback</w:t>
      </w:r>
      <w:bookmarkEnd w:id="49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4"/>
        <w:gridCol w:w="6628"/>
      </w:tblGrid>
      <w:tr w:rsidR="001D0DD3" w:rsidTr="000207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28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6B17">
              <w:t>void setStreamCallback(OUTPUT_STREAM_FORMAT streamFormat);</w:t>
            </w:r>
          </w:p>
        </w:tc>
      </w:tr>
      <w:tr w:rsidR="001D0DD3" w:rsidTr="000207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28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设置标准流回调</w:t>
            </w:r>
          </w:p>
        </w:tc>
      </w:tr>
      <w:tr w:rsidR="001D0DD3" w:rsidTr="000207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28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streamFormat        </w:t>
            </w:r>
            <w:r>
              <w:rPr>
                <w:rFonts w:hint="eastAsia"/>
              </w:rPr>
              <w:t>输出的标准流格式，目前支持</w:t>
            </w:r>
            <w:r>
              <w:rPr>
                <w:rFonts w:hint="eastAsia"/>
              </w:rPr>
              <w:t>PS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TS</w:t>
            </w:r>
            <w:r>
              <w:rPr>
                <w:rFonts w:hint="eastAsia"/>
              </w:rPr>
              <w:t>标准流</w:t>
            </w:r>
          </w:p>
        </w:tc>
      </w:tr>
      <w:tr w:rsidR="001D0DD3" w:rsidTr="000207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28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RPr="008C5AA0" w:rsidTr="000207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28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C5E">
              <w:rPr>
                <w:rFonts w:hint="eastAsia"/>
              </w:rPr>
              <w:t>1</w:t>
            </w:r>
            <w:r w:rsidRPr="00A61C5E">
              <w:rPr>
                <w:rFonts w:hint="eastAsia"/>
              </w:rPr>
              <w:t>、</w:t>
            </w:r>
            <w:r>
              <w:rPr>
                <w:rFonts w:hint="eastAsia"/>
              </w:rPr>
              <w:t>可在播放前或播放过程中调用该接口开启标准流回调的功能；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、标准流通过</w:t>
            </w:r>
            <w:hyperlink w:anchor="_onStreamCallback" w:history="1">
              <w:r w:rsidRPr="00CD7FB7">
                <w:rPr>
                  <w:rStyle w:val="ab"/>
                  <w:rFonts w:hint="eastAsia"/>
                </w:rPr>
                <w:t>LCOpenSDK_PlayerListener::onStreamCallback</w:t>
              </w:r>
            </w:hyperlink>
            <w:r>
              <w:rPr>
                <w:rFonts w:hint="eastAsia"/>
              </w:rPr>
              <w:t>接口导出，每次导出一帧视频或音频，第一帧为视频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帧；</w:t>
            </w:r>
          </w:p>
          <w:p w:rsidR="001D0DD3" w:rsidRPr="00600B35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、当不需要标准流回调功能时，可通过设置输出的标准流格式为</w:t>
            </w:r>
            <w:r>
              <w:t>OUTPUT_STREAM_FORMAT_NULL</w:t>
            </w:r>
            <w:r>
              <w:rPr>
                <w:rFonts w:hint="eastAsia"/>
              </w:rPr>
              <w:t>来关闭之，以节省性能。</w:t>
            </w:r>
          </w:p>
        </w:tc>
      </w:tr>
    </w:tbl>
    <w:p w:rsidR="00020717" w:rsidRDefault="00020717">
      <w:pPr>
        <w:pStyle w:val="3"/>
      </w:pPr>
      <w:bookmarkStart w:id="50" w:name="_playRtspReal"/>
      <w:bookmarkStart w:id="51" w:name="_Toc130393440"/>
      <w:bookmarkEnd w:id="50"/>
      <w:r w:rsidRPr="008B2077">
        <w:t>playRtspReal</w:t>
      </w:r>
      <w:r w:rsidR="00862FDF">
        <w:rPr>
          <w:rFonts w:hint="eastAsia"/>
        </w:rPr>
        <w:t>（后续不维护</w:t>
      </w:r>
      <w:r w:rsidR="005E3BD9">
        <w:rPr>
          <w:rFonts w:hint="eastAsia"/>
        </w:rPr>
        <w:t>）</w:t>
      </w:r>
      <w:bookmarkEnd w:id="51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020717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20717" w:rsidRDefault="00020717" w:rsidP="006D5822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20717" w:rsidRDefault="00020717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2077">
              <w:t>int playRtspReal(const char* token, const char* deviceID, const char* decryptKey, int channelID, int definitionMode</w:t>
            </w:r>
            <w:r>
              <w:rPr>
                <w:rFonts w:hint="eastAsia"/>
              </w:rPr>
              <w:t>, bool isOpt</w:t>
            </w:r>
            <w:r w:rsidRPr="008B2077">
              <w:t>);</w:t>
            </w:r>
          </w:p>
        </w:tc>
      </w:tr>
      <w:tr w:rsidR="00020717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20717" w:rsidRDefault="00020717" w:rsidP="006D5822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020717" w:rsidRDefault="00020717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开始</w:t>
            </w:r>
            <w:r w:rsidRPr="00D309E5">
              <w:rPr>
                <w:rFonts w:hint="eastAsia"/>
              </w:rPr>
              <w:t>实时播放</w:t>
            </w:r>
          </w:p>
        </w:tc>
      </w:tr>
      <w:tr w:rsidR="00020717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20717" w:rsidRDefault="00020717" w:rsidP="006D5822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20717" w:rsidRDefault="00020717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token           </w:t>
            </w:r>
            <w:r>
              <w:rPr>
                <w:rFonts w:hint="eastAsia"/>
              </w:rPr>
              <w:t>请参考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如何获取</w:t>
            </w:r>
          </w:p>
          <w:p w:rsidR="00020717" w:rsidRDefault="00020717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deviceID         </w:t>
            </w:r>
            <w:r>
              <w:rPr>
                <w:rFonts w:hint="eastAsia"/>
              </w:rPr>
              <w:t>设备序列号</w:t>
            </w:r>
          </w:p>
          <w:p w:rsidR="00020717" w:rsidRDefault="00020717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decryptKey       </w:t>
            </w:r>
            <w:r>
              <w:rPr>
                <w:rFonts w:hint="eastAsia"/>
              </w:rPr>
              <w:t>解密秘钥</w:t>
            </w:r>
          </w:p>
          <w:p w:rsidR="00020717" w:rsidRDefault="00020717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channelID        </w:t>
            </w:r>
            <w:r>
              <w:rPr>
                <w:rFonts w:hint="eastAsia"/>
              </w:rPr>
              <w:t>设备通道号</w:t>
            </w:r>
          </w:p>
          <w:p w:rsidR="00020717" w:rsidRDefault="00020717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definitionMode    </w:t>
            </w:r>
            <w:r>
              <w:rPr>
                <w:rFonts w:hint="eastAsia"/>
              </w:rPr>
              <w:t>分辨率模式，</w:t>
            </w: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高清，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标清</w:t>
            </w:r>
          </w:p>
          <w:p w:rsidR="00020717" w:rsidRDefault="00020717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isOpt            </w:t>
            </w:r>
            <w:r>
              <w:rPr>
                <w:rFonts w:hint="eastAsia"/>
              </w:rPr>
              <w:t>是否使用取流优化</w:t>
            </w:r>
          </w:p>
        </w:tc>
      </w:tr>
      <w:tr w:rsidR="00020717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20717" w:rsidRDefault="00020717" w:rsidP="006D5822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020717" w:rsidRDefault="00020717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表示参数错误，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表示调用成功。实际是否播放成功需根据</w:t>
            </w:r>
            <w:r>
              <w:rPr>
                <w:rFonts w:hint="eastAsia"/>
              </w:rPr>
              <w:t>onPlayerResult</w:t>
            </w:r>
            <w:r>
              <w:rPr>
                <w:rFonts w:hint="eastAsia"/>
              </w:rPr>
              <w:t>回调状态码判断，可参考</w:t>
            </w:r>
            <w:r>
              <w:rPr>
                <w:rFonts w:hint="eastAsia"/>
              </w:rPr>
              <w:t>Demo</w:t>
            </w:r>
          </w:p>
        </w:tc>
      </w:tr>
      <w:tr w:rsidR="00020717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20717" w:rsidRDefault="00020717" w:rsidP="006D5822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20717" w:rsidRDefault="00020717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、异步播放接口，播放结果需根据监听接口判断；</w:t>
            </w:r>
          </w:p>
          <w:p w:rsidR="00020717" w:rsidRPr="00A9512B" w:rsidRDefault="00020717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9512B">
              <w:rPr>
                <w:rFonts w:hint="eastAsia"/>
              </w:rPr>
              <w:t>2</w:t>
            </w:r>
            <w:r w:rsidRPr="00A9512B">
              <w:rPr>
                <w:rFonts w:hint="eastAsia"/>
              </w:rPr>
              <w:t>、</w:t>
            </w:r>
            <w:r>
              <w:rPr>
                <w:rFonts w:hint="eastAsia"/>
              </w:rPr>
              <w:t>decryptKey</w:t>
            </w:r>
            <w:r>
              <w:rPr>
                <w:rFonts w:hint="eastAsia"/>
              </w:rPr>
              <w:t>参数传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时使用</w:t>
            </w:r>
            <w:r>
              <w:rPr>
                <w:rFonts w:hint="eastAsia"/>
              </w:rPr>
              <w:t>deviceID</w:t>
            </w:r>
            <w:r>
              <w:rPr>
                <w:rFonts w:hint="eastAsia"/>
              </w:rPr>
              <w:t>作为解密秘钥。</w:t>
            </w:r>
          </w:p>
        </w:tc>
      </w:tr>
    </w:tbl>
    <w:p w:rsidR="00020717" w:rsidRPr="00020717" w:rsidRDefault="00020717" w:rsidP="00020717"/>
    <w:p w:rsidR="005E3BD9" w:rsidRDefault="005E3BD9">
      <w:pPr>
        <w:pStyle w:val="3"/>
      </w:pPr>
      <w:bookmarkStart w:id="52" w:name="_playRtspPlaybackByFileName"/>
      <w:bookmarkStart w:id="53" w:name="_Toc130393441"/>
      <w:bookmarkEnd w:id="52"/>
      <w:r w:rsidRPr="008B2077">
        <w:t>playRtspReal</w:t>
      </w:r>
      <w:r>
        <w:rPr>
          <w:rFonts w:hint="eastAsia"/>
        </w:rPr>
        <w:t>Ex1</w:t>
      </w:r>
      <w:r w:rsidR="00862FDF">
        <w:rPr>
          <w:rFonts w:hint="eastAsia"/>
        </w:rPr>
        <w:t>（后续不维护</w:t>
      </w:r>
      <w:r>
        <w:rPr>
          <w:rFonts w:hint="eastAsia"/>
        </w:rPr>
        <w:t>）</w:t>
      </w:r>
      <w:bookmarkEnd w:id="53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5E3BD9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5E3BD9" w:rsidRDefault="005E3BD9" w:rsidP="006D5822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5E3BD9" w:rsidRDefault="005E3BD9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2077">
              <w:t>int playRtspReal</w:t>
            </w:r>
            <w:r>
              <w:rPr>
                <w:rFonts w:hint="eastAsia"/>
              </w:rPr>
              <w:t>Ex1</w:t>
            </w:r>
            <w:r w:rsidRPr="008B2077">
              <w:t xml:space="preserve">(const char* token, const char* deviceID, const char* </w:t>
            </w:r>
            <w:r w:rsidRPr="008B2077">
              <w:lastRenderedPageBreak/>
              <w:t>decryptKey, int channelID, int definitionMode</w:t>
            </w:r>
            <w:r>
              <w:rPr>
                <w:rFonts w:hint="eastAsia"/>
              </w:rPr>
              <w:t>, bool assistStream, bool isOpt</w:t>
            </w:r>
            <w:r w:rsidRPr="008B2077">
              <w:t>);</w:t>
            </w:r>
          </w:p>
        </w:tc>
      </w:tr>
      <w:tr w:rsidR="005E3BD9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5E3BD9" w:rsidRDefault="005E3BD9" w:rsidP="006D5822">
            <w:r>
              <w:rPr>
                <w:rFonts w:hint="eastAsia"/>
              </w:rPr>
              <w:lastRenderedPageBreak/>
              <w:t>简介</w:t>
            </w:r>
          </w:p>
        </w:tc>
        <w:tc>
          <w:tcPr>
            <w:tcW w:w="6662" w:type="dxa"/>
          </w:tcPr>
          <w:p w:rsidR="005E3BD9" w:rsidRDefault="005E3BD9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开始</w:t>
            </w:r>
            <w:r w:rsidRPr="00D309E5">
              <w:rPr>
                <w:rFonts w:hint="eastAsia"/>
              </w:rPr>
              <w:t>实时播放</w:t>
            </w:r>
          </w:p>
        </w:tc>
      </w:tr>
      <w:tr w:rsidR="005E3BD9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5E3BD9" w:rsidRDefault="005E3BD9" w:rsidP="006D5822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5E3BD9" w:rsidRDefault="005E3BD9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token           </w:t>
            </w:r>
            <w:r>
              <w:rPr>
                <w:rFonts w:hint="eastAsia"/>
              </w:rPr>
              <w:t>请参考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如何获取</w:t>
            </w:r>
          </w:p>
          <w:p w:rsidR="005E3BD9" w:rsidRDefault="005E3BD9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deviceID         </w:t>
            </w:r>
            <w:r>
              <w:rPr>
                <w:rFonts w:hint="eastAsia"/>
              </w:rPr>
              <w:t>设备序列号</w:t>
            </w:r>
          </w:p>
          <w:p w:rsidR="005E3BD9" w:rsidRDefault="005E3BD9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decryptKey       </w:t>
            </w:r>
            <w:r>
              <w:rPr>
                <w:rFonts w:hint="eastAsia"/>
              </w:rPr>
              <w:t>解密秘钥</w:t>
            </w:r>
          </w:p>
          <w:p w:rsidR="005E3BD9" w:rsidRDefault="005E3BD9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channelID        </w:t>
            </w:r>
            <w:r>
              <w:rPr>
                <w:rFonts w:hint="eastAsia"/>
              </w:rPr>
              <w:t>设备通道号</w:t>
            </w:r>
          </w:p>
          <w:p w:rsidR="005E3BD9" w:rsidRDefault="005E3BD9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definitionMode    </w:t>
            </w:r>
            <w:r>
              <w:rPr>
                <w:rFonts w:hint="eastAsia"/>
              </w:rPr>
              <w:t>分辨率模式，</w:t>
            </w: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高清，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标清</w:t>
            </w:r>
          </w:p>
          <w:p w:rsidR="005E3BD9" w:rsidRDefault="005E3BD9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assistStream     </w:t>
            </w:r>
            <w:r>
              <w:rPr>
                <w:rFonts w:hint="eastAsia"/>
              </w:rPr>
              <w:t>是否使用辅助帧（需要设备本身支持辅助帧信息，</w:t>
            </w:r>
          </w:p>
          <w:p w:rsidR="005E3BD9" w:rsidRDefault="005E3BD9" w:rsidP="006D5822">
            <w:pPr>
              <w:ind w:leftChars="50" w:left="105" w:firstLineChars="700" w:firstLine="1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onIVSInfo</w:t>
            </w:r>
            <w:r>
              <w:rPr>
                <w:rFonts w:hint="eastAsia"/>
              </w:rPr>
              <w:t>回调辅助帧信息）</w:t>
            </w:r>
          </w:p>
          <w:p w:rsidR="005E3BD9" w:rsidRPr="0093097E" w:rsidRDefault="005E3BD9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isOpt            </w:t>
            </w:r>
            <w:r>
              <w:rPr>
                <w:rFonts w:hint="eastAsia"/>
              </w:rPr>
              <w:t>是否使用取流优化</w:t>
            </w:r>
          </w:p>
        </w:tc>
      </w:tr>
      <w:tr w:rsidR="005E3BD9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5E3BD9" w:rsidRDefault="005E3BD9" w:rsidP="006D5822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5E3BD9" w:rsidRDefault="005E3BD9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表示参数错误，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表示调用成功。实际是否播放成功需根据</w:t>
            </w:r>
            <w:r>
              <w:rPr>
                <w:rFonts w:hint="eastAsia"/>
              </w:rPr>
              <w:t>onPlayerResult</w:t>
            </w:r>
            <w:r>
              <w:rPr>
                <w:rFonts w:hint="eastAsia"/>
              </w:rPr>
              <w:t>回调状态码判断，可参考</w:t>
            </w:r>
            <w:r>
              <w:rPr>
                <w:rFonts w:hint="eastAsia"/>
              </w:rPr>
              <w:t>Demo</w:t>
            </w:r>
          </w:p>
        </w:tc>
      </w:tr>
      <w:tr w:rsidR="005E3BD9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5E3BD9" w:rsidRDefault="005E3BD9" w:rsidP="006D5822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5E3BD9" w:rsidRDefault="005E3BD9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、异步播放接口，播放结果需根据监听接口判断；</w:t>
            </w:r>
          </w:p>
          <w:p w:rsidR="005E3BD9" w:rsidRPr="00A9512B" w:rsidRDefault="005E3BD9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9512B">
              <w:rPr>
                <w:rFonts w:hint="eastAsia"/>
              </w:rPr>
              <w:t>2</w:t>
            </w:r>
            <w:r w:rsidRPr="00A9512B">
              <w:rPr>
                <w:rFonts w:hint="eastAsia"/>
              </w:rPr>
              <w:t>、</w:t>
            </w:r>
            <w:r>
              <w:rPr>
                <w:rFonts w:hint="eastAsia"/>
              </w:rPr>
              <w:t>decryptKey</w:t>
            </w:r>
            <w:r>
              <w:rPr>
                <w:rFonts w:hint="eastAsia"/>
              </w:rPr>
              <w:t>参数传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时使用</w:t>
            </w:r>
            <w:r>
              <w:rPr>
                <w:rFonts w:hint="eastAsia"/>
              </w:rPr>
              <w:t>deviceID</w:t>
            </w:r>
            <w:r>
              <w:rPr>
                <w:rFonts w:hint="eastAsia"/>
              </w:rPr>
              <w:t>作为解密秘钥。</w:t>
            </w:r>
          </w:p>
        </w:tc>
      </w:tr>
    </w:tbl>
    <w:p w:rsidR="005E3BD9" w:rsidRPr="005E3BD9" w:rsidRDefault="005E3BD9" w:rsidP="005E3BD9"/>
    <w:p w:rsidR="005E3BD9" w:rsidRDefault="005E3BD9" w:rsidP="005E3BD9">
      <w:pPr>
        <w:pStyle w:val="3"/>
      </w:pPr>
      <w:bookmarkStart w:id="54" w:name="_Toc130393442"/>
      <w:r w:rsidRPr="008B2077">
        <w:t>playRtspReal</w:t>
      </w:r>
      <w:r>
        <w:t>Ex</w:t>
      </w:r>
      <w:bookmarkEnd w:id="54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57"/>
        <w:gridCol w:w="6595"/>
      </w:tblGrid>
      <w:tr w:rsidR="005E3BD9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:rsidR="005E3BD9" w:rsidRDefault="005E3BD9" w:rsidP="006D5822">
            <w:r>
              <w:rPr>
                <w:rFonts w:hint="eastAsia"/>
              </w:rPr>
              <w:t>方法</w:t>
            </w:r>
          </w:p>
        </w:tc>
        <w:tc>
          <w:tcPr>
            <w:tcW w:w="6595" w:type="dxa"/>
          </w:tcPr>
          <w:p w:rsidR="005E3BD9" w:rsidRDefault="005E3BD9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02BE">
              <w:t>int playRtspRealEx(LCOpenSDK_ParamReal *paramReal)</w:t>
            </w:r>
          </w:p>
        </w:tc>
      </w:tr>
      <w:tr w:rsidR="005E3BD9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:rsidR="005E3BD9" w:rsidRDefault="005E3BD9" w:rsidP="006D5822">
            <w:r>
              <w:rPr>
                <w:rFonts w:hint="eastAsia"/>
              </w:rPr>
              <w:t>简介</w:t>
            </w:r>
          </w:p>
        </w:tc>
        <w:tc>
          <w:tcPr>
            <w:tcW w:w="6595" w:type="dxa"/>
          </w:tcPr>
          <w:p w:rsidR="005E3BD9" w:rsidRDefault="005E3BD9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开始</w:t>
            </w:r>
            <w:r w:rsidRPr="00D309E5">
              <w:rPr>
                <w:rFonts w:hint="eastAsia"/>
              </w:rPr>
              <w:t>实时播放</w:t>
            </w:r>
          </w:p>
        </w:tc>
      </w:tr>
      <w:tr w:rsidR="005E3BD9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:rsidR="005E3BD9" w:rsidRDefault="005E3BD9" w:rsidP="006D5822">
            <w:r>
              <w:rPr>
                <w:rFonts w:hint="eastAsia"/>
              </w:rPr>
              <w:t>参数</w:t>
            </w:r>
          </w:p>
          <w:p w:rsidR="005E3BD9" w:rsidRDefault="005E3BD9" w:rsidP="006D5822"/>
          <w:p w:rsidR="005E3BD9" w:rsidRDefault="005E3BD9" w:rsidP="006D5822"/>
        </w:tc>
        <w:tc>
          <w:tcPr>
            <w:tcW w:w="6595" w:type="dxa"/>
          </w:tcPr>
          <w:p w:rsidR="005E3BD9" w:rsidRDefault="005E3BD9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02BE">
              <w:t>paramReal</w:t>
            </w:r>
            <w:r>
              <w:rPr>
                <w:rFonts w:hint="eastAsia"/>
              </w:rPr>
              <w:t xml:space="preserve">        </w:t>
            </w:r>
            <w:r w:rsidRPr="00AB02BE">
              <w:t>LCOpenSDK_ParamReal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对象指针</w:t>
            </w:r>
          </w:p>
          <w:p w:rsidR="005E3BD9" w:rsidRDefault="005E3BD9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02BE">
              <w:t>LCOpenSDK_ParamReal</w:t>
            </w:r>
            <w:r>
              <w:rPr>
                <w:rFonts w:hint="eastAsia"/>
              </w:rPr>
              <w:t>：</w:t>
            </w:r>
          </w:p>
          <w:p w:rsidR="005E3BD9" w:rsidRDefault="005E3BD9" w:rsidP="006D5822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AD4">
              <w:t xml:space="preserve">accessToken </w:t>
            </w:r>
            <w:r>
              <w:t xml:space="preserve">         </w:t>
            </w:r>
            <w:r w:rsidRPr="00227AD4">
              <w:t>管理员</w:t>
            </w:r>
            <w:r w:rsidRPr="00227AD4">
              <w:t>Token</w:t>
            </w:r>
          </w:p>
          <w:p w:rsidR="005E3BD9" w:rsidRDefault="005E3BD9" w:rsidP="006D5822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AD4">
              <w:t xml:space="preserve">deviceID    </w:t>
            </w:r>
            <w:r>
              <w:t xml:space="preserve">         </w:t>
            </w:r>
            <w:r w:rsidRPr="00227AD4">
              <w:t>设备序列号</w:t>
            </w:r>
          </w:p>
          <w:p w:rsidR="005E3BD9" w:rsidRDefault="005E3BD9" w:rsidP="006D5822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3BD9">
              <w:t xml:space="preserve">pid              </w:t>
            </w:r>
            <w:r w:rsidR="003A0C8E">
              <w:t xml:space="preserve">    </w:t>
            </w:r>
            <w:r w:rsidRPr="005E3BD9">
              <w:rPr>
                <w:rFonts w:hint="eastAsia"/>
              </w:rPr>
              <w:t>产品</w:t>
            </w:r>
            <w:r w:rsidRPr="005E3BD9">
              <w:rPr>
                <w:rFonts w:hint="eastAsia"/>
              </w:rPr>
              <w:t>ID</w:t>
            </w:r>
          </w:p>
          <w:p w:rsidR="005E3BD9" w:rsidRPr="00227AD4" w:rsidRDefault="005E3BD9" w:rsidP="006D5822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AD4">
              <w:t xml:space="preserve">channel     </w:t>
            </w:r>
            <w:r>
              <w:t xml:space="preserve">         </w:t>
            </w:r>
            <w:r w:rsidRPr="00227AD4">
              <w:t>通道号</w:t>
            </w:r>
          </w:p>
          <w:p w:rsidR="005E3BD9" w:rsidRPr="00227AD4" w:rsidRDefault="005E3BD9" w:rsidP="006D5822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AD4">
              <w:t xml:space="preserve">psk         </w:t>
            </w:r>
            <w:r>
              <w:t xml:space="preserve">         </w:t>
            </w:r>
            <w:r w:rsidRPr="00227AD4">
              <w:t>秘钥</w:t>
            </w:r>
            <w:r w:rsidRPr="00227AD4">
              <w:t>(</w:t>
            </w:r>
            <w:r w:rsidRPr="00227AD4">
              <w:t>如果不是用户自定义秘钥，则为设备序列号</w:t>
            </w:r>
            <w:r>
              <w:t xml:space="preserve">) </w:t>
            </w:r>
          </w:p>
          <w:p w:rsidR="005E3BD9" w:rsidRDefault="005E3BD9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AD4">
              <w:t xml:space="preserve">playToken   </w:t>
            </w:r>
            <w:r>
              <w:t xml:space="preserve">         </w:t>
            </w:r>
            <w:r w:rsidRPr="00227AD4">
              <w:t>播放</w:t>
            </w:r>
            <w:r w:rsidRPr="00227AD4">
              <w:t>token(</w:t>
            </w:r>
            <w:r w:rsidRPr="00227AD4">
              <w:t>此值可为空，但是传空会增加拉流耗时</w:t>
            </w:r>
            <w:r>
              <w:t>)</w:t>
            </w:r>
          </w:p>
          <w:p w:rsidR="005E3BD9" w:rsidRPr="00DD5B26" w:rsidRDefault="005E3BD9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B26">
              <w:t xml:space="preserve">defiMode        </w:t>
            </w:r>
            <w:r>
              <w:t xml:space="preserve">     </w:t>
            </w:r>
            <w:r w:rsidRPr="00DD5B26">
              <w:t>流媒体模式</w:t>
            </w:r>
            <w:r w:rsidRPr="00DD5B26">
              <w:t>HD/SD</w:t>
            </w:r>
          </w:p>
          <w:p w:rsidR="005E3BD9" w:rsidRPr="00227AD4" w:rsidRDefault="005E3BD9" w:rsidP="005E3B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B26">
              <w:t>assistStreamEnable</w:t>
            </w:r>
            <w:r>
              <w:t xml:space="preserve">     </w:t>
            </w:r>
            <w:r w:rsidRPr="00DD5B26">
              <w:t>是否开启辅助帧</w:t>
            </w:r>
            <w:r w:rsidRPr="00DD5B26">
              <w:t>(</w:t>
            </w:r>
            <w:r w:rsidR="00AA486A">
              <w:rPr>
                <w:rFonts w:hint="eastAsia"/>
              </w:rPr>
              <w:t>需设备开启目标检测框开关</w:t>
            </w:r>
            <w:r w:rsidRPr="00DD5B26">
              <w:t>)</w:t>
            </w:r>
            <w:r w:rsidRPr="00227AD4">
              <w:t xml:space="preserve"> </w:t>
            </w:r>
          </w:p>
          <w:p w:rsidR="005E3BD9" w:rsidRDefault="005E3BD9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AD4">
              <w:t xml:space="preserve">isTls;      </w:t>
            </w:r>
            <w:r>
              <w:t xml:space="preserve">           </w:t>
            </w:r>
            <w:r w:rsidRPr="00DA04B7">
              <w:t>是否采用</w:t>
            </w:r>
            <w:r w:rsidRPr="00DA04B7">
              <w:t>TLS</w:t>
            </w:r>
            <w:r w:rsidRPr="00DA04B7">
              <w:t>加密传输（参数默认填</w:t>
            </w:r>
            <w:r w:rsidRPr="00DA04B7">
              <w:t>false</w:t>
            </w:r>
            <w:r w:rsidRPr="00DA04B7">
              <w:t>）</w:t>
            </w:r>
          </w:p>
        </w:tc>
      </w:tr>
      <w:tr w:rsidR="005E3BD9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:rsidR="005E3BD9" w:rsidRDefault="005E3BD9" w:rsidP="006D5822">
            <w:r>
              <w:rPr>
                <w:rFonts w:hint="eastAsia"/>
              </w:rPr>
              <w:t>返回值</w:t>
            </w:r>
          </w:p>
        </w:tc>
        <w:tc>
          <w:tcPr>
            <w:tcW w:w="6595" w:type="dxa"/>
          </w:tcPr>
          <w:p w:rsidR="005E3BD9" w:rsidRDefault="005E3BD9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表示参数错误，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表示调用成功。实际是否播放成功需根据</w:t>
            </w:r>
            <w:r>
              <w:rPr>
                <w:rFonts w:hint="eastAsia"/>
              </w:rPr>
              <w:t>onPlayerResult</w:t>
            </w:r>
            <w:r>
              <w:rPr>
                <w:rFonts w:hint="eastAsia"/>
              </w:rPr>
              <w:t>回调状态码判断，可参考</w:t>
            </w:r>
            <w:r>
              <w:rPr>
                <w:rFonts w:hint="eastAsia"/>
              </w:rPr>
              <w:t>Demo</w:t>
            </w:r>
          </w:p>
        </w:tc>
      </w:tr>
      <w:tr w:rsidR="005E3BD9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:rsidR="005E3BD9" w:rsidRDefault="005E3BD9" w:rsidP="006D5822">
            <w:r>
              <w:rPr>
                <w:rFonts w:hint="eastAsia"/>
              </w:rPr>
              <w:t>备注</w:t>
            </w:r>
          </w:p>
        </w:tc>
        <w:tc>
          <w:tcPr>
            <w:tcW w:w="6595" w:type="dxa"/>
          </w:tcPr>
          <w:p w:rsidR="005E3BD9" w:rsidRDefault="005E3BD9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、异步播放接口，播放结果需根据监听接口判断；</w:t>
            </w:r>
          </w:p>
          <w:p w:rsidR="005E3BD9" w:rsidRDefault="005E3BD9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12B">
              <w:rPr>
                <w:rFonts w:hint="eastAsia"/>
              </w:rPr>
              <w:t>2</w:t>
            </w:r>
            <w:r w:rsidRPr="00A9512B">
              <w:rPr>
                <w:rFonts w:hint="eastAsia"/>
              </w:rPr>
              <w:t>、</w:t>
            </w:r>
            <w:r>
              <w:rPr>
                <w:rFonts w:hint="eastAsia"/>
              </w:rPr>
              <w:t>decryptKey</w:t>
            </w:r>
            <w:r>
              <w:rPr>
                <w:rFonts w:hint="eastAsia"/>
              </w:rPr>
              <w:t>参数传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时使用</w:t>
            </w:r>
            <w:r>
              <w:rPr>
                <w:rFonts w:hint="eastAsia"/>
              </w:rPr>
              <w:t>deviceID</w:t>
            </w:r>
            <w:r>
              <w:rPr>
                <w:rFonts w:hint="eastAsia"/>
              </w:rPr>
              <w:t>作为解密秘钥。</w:t>
            </w:r>
          </w:p>
          <w:p w:rsidR="005E3BD9" w:rsidRPr="001F3301" w:rsidRDefault="005E3BD9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rPr>
                <w:rFonts w:hint="eastAsia"/>
              </w:rPr>
              <w:t>、</w:t>
            </w:r>
            <w:r>
              <w:t>isTls</w:t>
            </w:r>
            <w:r>
              <w:rPr>
                <w:rFonts w:hint="eastAsia"/>
              </w:rPr>
              <w:t>是否采用加密传输，需要设备支持</w:t>
            </w:r>
          </w:p>
        </w:tc>
      </w:tr>
    </w:tbl>
    <w:p w:rsidR="005E3BD9" w:rsidRPr="005E3BD9" w:rsidRDefault="005E3BD9" w:rsidP="005E3BD9"/>
    <w:p w:rsidR="002D527E" w:rsidRDefault="002D527E" w:rsidP="002D527E">
      <w:pPr>
        <w:pStyle w:val="3"/>
      </w:pPr>
      <w:bookmarkStart w:id="55" w:name="_Toc130393443"/>
      <w:r>
        <w:t>playDeviceRecordByFileName</w:t>
      </w:r>
      <w:r w:rsidR="00862FDF">
        <w:rPr>
          <w:rFonts w:hint="eastAsia"/>
        </w:rPr>
        <w:t>（后续不维护</w:t>
      </w:r>
      <w:r w:rsidR="002C411B">
        <w:rPr>
          <w:rFonts w:hint="eastAsia"/>
        </w:rPr>
        <w:t>）</w:t>
      </w:r>
      <w:bookmarkEnd w:id="55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6"/>
        <w:gridCol w:w="6626"/>
      </w:tblGrid>
      <w:tr w:rsidR="002D527E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2D527E" w:rsidRDefault="002D527E" w:rsidP="006D5822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2D527E" w:rsidRDefault="002D527E" w:rsidP="009000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23B8">
              <w:t xml:space="preserve">int playDeviceRecordByFileName(const char* token, const char* deviceID, </w:t>
            </w:r>
            <w:r w:rsidRPr="00F923B8">
              <w:lastRenderedPageBreak/>
              <w:t xml:space="preserve">const char* decryptKey, const char* fileID, </w:t>
            </w:r>
            <w:r w:rsidR="009000A1">
              <w:rPr>
                <w:rFonts w:hint="eastAsia"/>
              </w:rPr>
              <w:t>double</w:t>
            </w:r>
            <w:r w:rsidR="009000A1">
              <w:t xml:space="preserve"> </w:t>
            </w:r>
            <w:r w:rsidRPr="00F923B8">
              <w:t>offsetTime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6442D2">
              <w:t>bool isOpt</w:t>
            </w:r>
            <w:r w:rsidRPr="00F923B8">
              <w:t>);</w:t>
            </w:r>
          </w:p>
        </w:tc>
      </w:tr>
      <w:tr w:rsidR="002D527E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2D527E" w:rsidRDefault="002D527E" w:rsidP="006D5822">
            <w:r>
              <w:rPr>
                <w:rFonts w:hint="eastAsia"/>
              </w:rPr>
              <w:lastRenderedPageBreak/>
              <w:t>简介</w:t>
            </w:r>
          </w:p>
        </w:tc>
        <w:tc>
          <w:tcPr>
            <w:tcW w:w="6662" w:type="dxa"/>
          </w:tcPr>
          <w:p w:rsidR="002D527E" w:rsidRDefault="002D527E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开始设备录像回</w:t>
            </w:r>
            <w:r w:rsidRPr="00B02B34">
              <w:rPr>
                <w:rFonts w:hint="eastAsia"/>
              </w:rPr>
              <w:t>放</w:t>
            </w:r>
            <w:r>
              <w:rPr>
                <w:rFonts w:hint="eastAsia"/>
              </w:rPr>
              <w:t>（按文件名）</w:t>
            </w:r>
          </w:p>
        </w:tc>
      </w:tr>
      <w:tr w:rsidR="002D527E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2D527E" w:rsidRDefault="002D527E" w:rsidP="006D5822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2D527E" w:rsidRDefault="002D527E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token           </w:t>
            </w:r>
            <w:r>
              <w:rPr>
                <w:rFonts w:hint="eastAsia"/>
              </w:rPr>
              <w:t>请参考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如何获取</w:t>
            </w:r>
          </w:p>
          <w:p w:rsidR="002D527E" w:rsidRDefault="002D527E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deviceID         </w:t>
            </w:r>
            <w:r>
              <w:rPr>
                <w:rFonts w:hint="eastAsia"/>
              </w:rPr>
              <w:t>设备序列号</w:t>
            </w:r>
          </w:p>
          <w:p w:rsidR="002D527E" w:rsidRDefault="002D527E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decryptKey       </w:t>
            </w:r>
            <w:r>
              <w:rPr>
                <w:rFonts w:hint="eastAsia"/>
              </w:rPr>
              <w:t>解密秘钥</w:t>
            </w:r>
          </w:p>
          <w:p w:rsidR="002D527E" w:rsidRDefault="002D527E" w:rsidP="006D5822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  <w:r>
              <w:rPr>
                <w:rFonts w:hint="eastAsia"/>
              </w:rPr>
              <w:t>ID</w:t>
            </w:r>
            <w:r>
              <w:t xml:space="preserve"> </w:t>
            </w: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设备录像文件名（包含路径），调用</w:t>
            </w:r>
            <w:r>
              <w:rPr>
                <w:rFonts w:hint="eastAsia"/>
              </w:rPr>
              <w:t>LCOpenSDK_Api</w:t>
            </w:r>
            <w:r>
              <w:rPr>
                <w:rFonts w:hint="eastAsia"/>
              </w:rPr>
              <w:t>的</w:t>
            </w:r>
            <w:r w:rsidRPr="008F1167">
              <w:rPr>
                <w:rFonts w:hint="eastAsia"/>
              </w:rPr>
              <w:t>查询</w:t>
            </w:r>
            <w:r>
              <w:rPr>
                <w:rFonts w:hint="eastAsia"/>
              </w:rPr>
              <w:t>设备</w:t>
            </w:r>
            <w:r w:rsidRPr="008F1167">
              <w:rPr>
                <w:rFonts w:hint="eastAsia"/>
              </w:rPr>
              <w:t>录像接口</w:t>
            </w:r>
            <w:r>
              <w:rPr>
                <w:rFonts w:hint="eastAsia"/>
              </w:rPr>
              <w:t>Q</w:t>
            </w:r>
            <w:r w:rsidRPr="008F1167">
              <w:rPr>
                <w:rFonts w:hint="eastAsia"/>
              </w:rPr>
              <w:t>uery</w:t>
            </w:r>
            <w:r>
              <w:rPr>
                <w:rFonts w:hint="eastAsia"/>
              </w:rPr>
              <w:t>Local</w:t>
            </w:r>
            <w:r w:rsidRPr="008F1167">
              <w:rPr>
                <w:rFonts w:hint="eastAsia"/>
              </w:rPr>
              <w:t>Records</w:t>
            </w:r>
            <w:r>
              <w:rPr>
                <w:rFonts w:hint="eastAsia"/>
              </w:rPr>
              <w:t>获取</w:t>
            </w:r>
          </w:p>
          <w:p w:rsidR="002D527E" w:rsidRDefault="002D527E" w:rsidP="006D5822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offsetTime       </w:t>
            </w:r>
            <w:r>
              <w:rPr>
                <w:rFonts w:hint="eastAsia"/>
              </w:rPr>
              <w:t>录像回放起始偏移时间，以秒为单位，传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代表从开始回放录像</w:t>
            </w:r>
          </w:p>
          <w:p w:rsidR="002D527E" w:rsidRDefault="002D527E" w:rsidP="006D5822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2D2">
              <w:t>isOpt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是否使用取流优化</w:t>
            </w:r>
          </w:p>
        </w:tc>
      </w:tr>
      <w:tr w:rsidR="002D527E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2D527E" w:rsidRDefault="002D527E" w:rsidP="006D5822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2D527E" w:rsidRDefault="002D527E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表示参数错误，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表示调用成功。实际是否播放成功需根据</w:t>
            </w:r>
            <w:r>
              <w:rPr>
                <w:rFonts w:hint="eastAsia"/>
              </w:rPr>
              <w:t>onPlayerResult</w:t>
            </w:r>
            <w:r>
              <w:rPr>
                <w:rFonts w:hint="eastAsia"/>
              </w:rPr>
              <w:t>回调状态码判断，可参考</w:t>
            </w:r>
            <w:r>
              <w:rPr>
                <w:rFonts w:hint="eastAsia"/>
              </w:rPr>
              <w:t>Demo</w:t>
            </w:r>
          </w:p>
        </w:tc>
      </w:tr>
      <w:tr w:rsidR="002D527E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2D527E" w:rsidRDefault="002D527E" w:rsidP="006D5822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2D527E" w:rsidRDefault="002D527E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、异步播放接口，播放结果需根据监听接口判断；</w:t>
            </w:r>
          </w:p>
          <w:p w:rsidR="002D527E" w:rsidRPr="002B2F8F" w:rsidRDefault="002D527E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9512B">
              <w:rPr>
                <w:rFonts w:hint="eastAsia"/>
              </w:rPr>
              <w:t>2</w:t>
            </w:r>
            <w:r w:rsidRPr="00A9512B">
              <w:rPr>
                <w:rFonts w:hint="eastAsia"/>
              </w:rPr>
              <w:t>、</w:t>
            </w:r>
            <w:r>
              <w:rPr>
                <w:rFonts w:hint="eastAsia"/>
              </w:rPr>
              <w:t>decryptKey</w:t>
            </w:r>
            <w:r>
              <w:rPr>
                <w:rFonts w:hint="eastAsia"/>
              </w:rPr>
              <w:t>参数传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时使用</w:t>
            </w:r>
            <w:r>
              <w:rPr>
                <w:rFonts w:hint="eastAsia"/>
              </w:rPr>
              <w:t>deviceID</w:t>
            </w:r>
            <w:r>
              <w:rPr>
                <w:rFonts w:hint="eastAsia"/>
              </w:rPr>
              <w:t>作为解密秘钥。</w:t>
            </w:r>
          </w:p>
        </w:tc>
      </w:tr>
    </w:tbl>
    <w:p w:rsidR="002D527E" w:rsidRPr="002D527E" w:rsidRDefault="002D527E" w:rsidP="002D527E"/>
    <w:p w:rsidR="001D0DD3" w:rsidRDefault="001D0DD3" w:rsidP="001D0DD3">
      <w:pPr>
        <w:pStyle w:val="3"/>
      </w:pPr>
      <w:bookmarkStart w:id="56" w:name="_Toc130393444"/>
      <w:r w:rsidRPr="00380D09">
        <w:t>playDeviceRecordByFileNameEx</w:t>
      </w:r>
      <w:bookmarkEnd w:id="56"/>
    </w:p>
    <w:tbl>
      <w:tblPr>
        <w:tblStyle w:val="12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1724"/>
        <w:gridCol w:w="6028"/>
      </w:tblGrid>
      <w:tr w:rsidR="002C411B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:rsidR="002C411B" w:rsidRDefault="002C411B" w:rsidP="006D5822">
            <w:r>
              <w:rPr>
                <w:rFonts w:hint="eastAsia"/>
              </w:rPr>
              <w:t>方法</w:t>
            </w:r>
          </w:p>
        </w:tc>
        <w:tc>
          <w:tcPr>
            <w:tcW w:w="6028" w:type="dxa"/>
          </w:tcPr>
          <w:p w:rsidR="002C411B" w:rsidRDefault="002C411B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0D09">
              <w:t>int playDeviceRecordByFileNameEx(LCOpenSDK_ParamDeviceRecordFileName *paramDevRecord);</w:t>
            </w:r>
          </w:p>
        </w:tc>
      </w:tr>
      <w:tr w:rsidR="002C411B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:rsidR="002C411B" w:rsidRDefault="002C411B" w:rsidP="006D5822">
            <w:r>
              <w:rPr>
                <w:rFonts w:hint="eastAsia"/>
              </w:rPr>
              <w:t>简介</w:t>
            </w:r>
          </w:p>
        </w:tc>
        <w:tc>
          <w:tcPr>
            <w:tcW w:w="6028" w:type="dxa"/>
          </w:tcPr>
          <w:p w:rsidR="002C411B" w:rsidRDefault="002C411B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开始设备录像回</w:t>
            </w:r>
            <w:r w:rsidRPr="00B02B34">
              <w:rPr>
                <w:rFonts w:hint="eastAsia"/>
              </w:rPr>
              <w:t>放</w:t>
            </w:r>
          </w:p>
        </w:tc>
      </w:tr>
      <w:tr w:rsidR="002C411B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:rsidR="002C411B" w:rsidRDefault="002C411B" w:rsidP="006D5822">
            <w:r>
              <w:rPr>
                <w:rFonts w:hint="eastAsia"/>
              </w:rPr>
              <w:t>参数</w:t>
            </w:r>
          </w:p>
          <w:p w:rsidR="002C411B" w:rsidRDefault="002C411B" w:rsidP="006D5822">
            <w:r w:rsidRPr="00380D09">
              <w:t>LCOpenSDK_ParamDeviceRecordFileName</w:t>
            </w:r>
            <w:r>
              <w:rPr>
                <w:rFonts w:hint="eastAsia"/>
              </w:rPr>
              <w:t>属性</w:t>
            </w:r>
          </w:p>
        </w:tc>
        <w:tc>
          <w:tcPr>
            <w:tcW w:w="6028" w:type="dxa"/>
          </w:tcPr>
          <w:p w:rsidR="002C411B" w:rsidRDefault="002C411B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D09">
              <w:t>paramDevRecord</w:t>
            </w:r>
            <w:r>
              <w:rPr>
                <w:rFonts w:hint="eastAsia"/>
              </w:rPr>
              <w:t xml:space="preserve">   </w:t>
            </w:r>
            <w:r w:rsidRPr="00380D09">
              <w:t>LCOpenSDK_ParamDeviceRecordFileName</w:t>
            </w:r>
            <w:r>
              <w:rPr>
                <w:rFonts w:hint="eastAsia"/>
              </w:rPr>
              <w:t>对象指针</w:t>
            </w:r>
          </w:p>
          <w:p w:rsidR="002C411B" w:rsidRDefault="002C411B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02BE">
              <w:t>accessToken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管理员</w:t>
            </w:r>
            <w:r>
              <w:rPr>
                <w:rFonts w:hint="eastAsia"/>
              </w:rPr>
              <w:t>token</w:t>
            </w:r>
          </w:p>
          <w:p w:rsidR="002C411B" w:rsidRDefault="002C411B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deviceId          </w:t>
            </w:r>
            <w:r>
              <w:rPr>
                <w:rFonts w:hint="eastAsia"/>
              </w:rPr>
              <w:t>设备序列号</w:t>
            </w:r>
          </w:p>
          <w:p w:rsidR="002C411B" w:rsidRDefault="002C411B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channel          </w:t>
            </w:r>
            <w:r>
              <w:rPr>
                <w:rFonts w:hint="eastAsia"/>
              </w:rPr>
              <w:t>设备通道号</w:t>
            </w:r>
          </w:p>
          <w:p w:rsidR="002C411B" w:rsidRDefault="002C411B" w:rsidP="002C411B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3BD9">
              <w:t xml:space="preserve">pid              </w:t>
            </w:r>
            <w:r w:rsidRPr="005E3BD9">
              <w:rPr>
                <w:rFonts w:hint="eastAsia"/>
              </w:rPr>
              <w:t>产品</w:t>
            </w:r>
            <w:r w:rsidRPr="005E3BD9">
              <w:rPr>
                <w:rFonts w:hint="eastAsia"/>
              </w:rPr>
              <w:t>ID</w:t>
            </w:r>
          </w:p>
          <w:p w:rsidR="002C411B" w:rsidRDefault="002C411B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psk              </w:t>
            </w:r>
            <w:r>
              <w:rPr>
                <w:rFonts w:hint="eastAsia"/>
              </w:rPr>
              <w:t>秘钥</w:t>
            </w:r>
          </w:p>
          <w:p w:rsidR="002C411B" w:rsidRDefault="002C411B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playToken         </w:t>
            </w:r>
            <w:r>
              <w:rPr>
                <w:rFonts w:hint="eastAsia"/>
              </w:rPr>
              <w:t>播放</w:t>
            </w:r>
            <w:r>
              <w:rPr>
                <w:rFonts w:hint="eastAsia"/>
              </w:rPr>
              <w:t>Token</w:t>
            </w:r>
          </w:p>
          <w:p w:rsidR="002C411B" w:rsidRDefault="002C411B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  <w:r>
              <w:rPr>
                <w:rFonts w:hint="eastAsia"/>
              </w:rPr>
              <w:t>N</w:t>
            </w:r>
            <w:r>
              <w:t>ame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本地录像文件名称</w:t>
            </w:r>
          </w:p>
          <w:p w:rsidR="002C411B" w:rsidRPr="00380D09" w:rsidRDefault="002C411B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D09">
              <w:t>offsetTime</w:t>
            </w: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偏移时间</w:t>
            </w:r>
          </w:p>
          <w:p w:rsidR="002C411B" w:rsidRDefault="002C411B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AD4">
              <w:t xml:space="preserve">isTls;      </w:t>
            </w:r>
            <w:r>
              <w:t xml:space="preserve">       </w:t>
            </w:r>
            <w:r w:rsidRPr="00DA04B7">
              <w:t>是否采用</w:t>
            </w:r>
            <w:r w:rsidRPr="00DA04B7">
              <w:t>TLS</w:t>
            </w:r>
            <w:r w:rsidRPr="00DA04B7">
              <w:t>加密传输（参数默认填</w:t>
            </w:r>
            <w:r w:rsidRPr="00DA04B7">
              <w:t>false</w:t>
            </w:r>
            <w:r w:rsidRPr="00DA04B7">
              <w:t>）</w:t>
            </w:r>
          </w:p>
        </w:tc>
      </w:tr>
      <w:tr w:rsidR="002C411B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:rsidR="002C411B" w:rsidRDefault="002C411B" w:rsidP="006D5822">
            <w:r>
              <w:rPr>
                <w:rFonts w:hint="eastAsia"/>
              </w:rPr>
              <w:t>返回值</w:t>
            </w:r>
          </w:p>
        </w:tc>
        <w:tc>
          <w:tcPr>
            <w:tcW w:w="6028" w:type="dxa"/>
          </w:tcPr>
          <w:p w:rsidR="002C411B" w:rsidRDefault="002C411B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表示参数错误，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表示调用成功。实际是否播放成功需根据</w:t>
            </w:r>
            <w:r>
              <w:rPr>
                <w:rFonts w:hint="eastAsia"/>
              </w:rPr>
              <w:t>onPlayerResult</w:t>
            </w:r>
            <w:r>
              <w:rPr>
                <w:rFonts w:hint="eastAsia"/>
              </w:rPr>
              <w:t>回调状态码判断，可参考</w:t>
            </w:r>
            <w:r>
              <w:rPr>
                <w:rFonts w:hint="eastAsia"/>
              </w:rPr>
              <w:t>Demo</w:t>
            </w:r>
          </w:p>
        </w:tc>
      </w:tr>
      <w:tr w:rsidR="002C411B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:rsidR="002C411B" w:rsidRDefault="002C411B" w:rsidP="006D5822">
            <w:r>
              <w:rPr>
                <w:rFonts w:hint="eastAsia"/>
              </w:rPr>
              <w:t>备注</w:t>
            </w:r>
          </w:p>
        </w:tc>
        <w:tc>
          <w:tcPr>
            <w:tcW w:w="6028" w:type="dxa"/>
          </w:tcPr>
          <w:p w:rsidR="002C411B" w:rsidRDefault="002C411B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、异步播放接口，播放结果需根据监听接口判断；</w:t>
            </w:r>
          </w:p>
          <w:p w:rsidR="002C411B" w:rsidRDefault="002C411B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12B">
              <w:rPr>
                <w:rFonts w:hint="eastAsia"/>
              </w:rPr>
              <w:t>2</w:t>
            </w:r>
            <w:r w:rsidRPr="00A9512B">
              <w:rPr>
                <w:rFonts w:hint="eastAsia"/>
              </w:rPr>
              <w:t>、</w:t>
            </w:r>
            <w:r>
              <w:rPr>
                <w:rFonts w:hint="eastAsia"/>
              </w:rPr>
              <w:t>decryptKey</w:t>
            </w:r>
            <w:r>
              <w:rPr>
                <w:rFonts w:hint="eastAsia"/>
              </w:rPr>
              <w:t>参数传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时使用</w:t>
            </w:r>
            <w:r>
              <w:rPr>
                <w:rFonts w:hint="eastAsia"/>
              </w:rPr>
              <w:t>deviceID</w:t>
            </w:r>
            <w:r>
              <w:rPr>
                <w:rFonts w:hint="eastAsia"/>
              </w:rPr>
              <w:t>作为解密秘钥。</w:t>
            </w:r>
          </w:p>
          <w:p w:rsidR="002C411B" w:rsidRPr="00394050" w:rsidRDefault="002C411B" w:rsidP="002C4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rPr>
                <w:rFonts w:hint="eastAsia"/>
              </w:rPr>
              <w:t>、</w:t>
            </w:r>
            <w:r>
              <w:t>isTls</w:t>
            </w:r>
            <w:r>
              <w:rPr>
                <w:rFonts w:hint="eastAsia"/>
              </w:rPr>
              <w:t>是否采用加密传输，需要设备支持</w:t>
            </w:r>
          </w:p>
        </w:tc>
      </w:tr>
    </w:tbl>
    <w:p w:rsidR="002C411B" w:rsidRPr="002C411B" w:rsidRDefault="002C411B" w:rsidP="002C411B"/>
    <w:p w:rsidR="002C411B" w:rsidRDefault="002C411B" w:rsidP="002C411B">
      <w:pPr>
        <w:pStyle w:val="3"/>
      </w:pPr>
      <w:bookmarkStart w:id="57" w:name="_playRtspPlaybackByUtcTime"/>
      <w:bookmarkStart w:id="58" w:name="_Toc130393445"/>
      <w:bookmarkEnd w:id="57"/>
      <w:r>
        <w:rPr>
          <w:rFonts w:hint="eastAsia"/>
        </w:rPr>
        <w:lastRenderedPageBreak/>
        <w:t>playDeviceRecordByUtcTime</w:t>
      </w:r>
      <w:r w:rsidR="00862FDF">
        <w:rPr>
          <w:rFonts w:hint="eastAsia"/>
        </w:rPr>
        <w:t>（后续不维护</w:t>
      </w:r>
      <w:r>
        <w:rPr>
          <w:rFonts w:hint="eastAsia"/>
        </w:rPr>
        <w:t>）</w:t>
      </w:r>
      <w:bookmarkEnd w:id="58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7"/>
        <w:gridCol w:w="6625"/>
      </w:tblGrid>
      <w:tr w:rsidR="002C411B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2C411B" w:rsidRDefault="002C411B" w:rsidP="006D5822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2C411B" w:rsidRDefault="002C411B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7E63">
              <w:t>int playDeviceRecordByUtcTime(const char* token, const char* deviceID, const char* decryptKey, int channelID, int beginTime, int endTime</w:t>
            </w:r>
            <w:r w:rsidR="009000A1">
              <w:rPr>
                <w:rFonts w:hint="eastAsia"/>
              </w:rPr>
              <w:t xml:space="preserve">, </w:t>
            </w:r>
            <w:r w:rsidR="009000A1">
              <w:rPr>
                <w:rFonts w:hint="eastAsia"/>
              </w:rPr>
              <w:t>double</w:t>
            </w:r>
            <w:r w:rsidR="009000A1">
              <w:t xml:space="preserve"> </w:t>
            </w:r>
            <w:r w:rsidR="009000A1" w:rsidRPr="00F923B8">
              <w:t>offsetTime</w:t>
            </w:r>
            <w:r w:rsidRPr="00407E63">
              <w:t>);</w:t>
            </w:r>
          </w:p>
        </w:tc>
      </w:tr>
      <w:tr w:rsidR="002C411B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2C411B" w:rsidRDefault="002C411B" w:rsidP="006D5822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2C411B" w:rsidRDefault="002C411B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开始设备录像回</w:t>
            </w:r>
            <w:r w:rsidRPr="00B02B34">
              <w:rPr>
                <w:rFonts w:hint="eastAsia"/>
              </w:rPr>
              <w:t>放</w:t>
            </w:r>
            <w:r>
              <w:rPr>
                <w:rFonts w:hint="eastAsia"/>
              </w:rPr>
              <w:t>（按录像开始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结束时间）</w:t>
            </w:r>
          </w:p>
        </w:tc>
      </w:tr>
      <w:tr w:rsidR="002C411B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2C411B" w:rsidRDefault="002C411B" w:rsidP="006D5822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2C411B" w:rsidRDefault="002C411B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token           </w:t>
            </w:r>
            <w:r>
              <w:rPr>
                <w:rFonts w:hint="eastAsia"/>
              </w:rPr>
              <w:t>请参考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如何获取</w:t>
            </w:r>
          </w:p>
          <w:p w:rsidR="002C411B" w:rsidRDefault="002C411B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deviceID         </w:t>
            </w:r>
            <w:r>
              <w:rPr>
                <w:rFonts w:hint="eastAsia"/>
              </w:rPr>
              <w:t>设备序列号</w:t>
            </w:r>
          </w:p>
          <w:p w:rsidR="002C411B" w:rsidRDefault="002C411B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decryptKey       </w:t>
            </w:r>
            <w:r>
              <w:rPr>
                <w:rFonts w:hint="eastAsia"/>
              </w:rPr>
              <w:t>解密秘钥</w:t>
            </w:r>
          </w:p>
          <w:p w:rsidR="002C411B" w:rsidRDefault="002C411B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channelID        </w:t>
            </w:r>
            <w:r>
              <w:rPr>
                <w:rFonts w:hint="eastAsia"/>
              </w:rPr>
              <w:t>设备通道号</w:t>
            </w:r>
          </w:p>
          <w:p w:rsidR="002C411B" w:rsidRDefault="002C411B" w:rsidP="006D5822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beginTime       </w:t>
            </w:r>
            <w:r>
              <w:rPr>
                <w:rFonts w:hint="eastAsia"/>
              </w:rPr>
              <w:t>录像开始时间，</w:t>
            </w:r>
            <w:r>
              <w:rPr>
                <w:rFonts w:hint="eastAsia"/>
              </w:rPr>
              <w:t>Unix</w:t>
            </w:r>
            <w:r>
              <w:rPr>
                <w:rFonts w:hint="eastAsia"/>
              </w:rPr>
              <w:t>时间戳</w:t>
            </w:r>
          </w:p>
          <w:p w:rsidR="002C411B" w:rsidRDefault="002C411B" w:rsidP="006D5822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endTime         </w:t>
            </w:r>
            <w:r>
              <w:rPr>
                <w:rFonts w:hint="eastAsia"/>
              </w:rPr>
              <w:t>录像结束时间，</w:t>
            </w:r>
            <w:r>
              <w:rPr>
                <w:rFonts w:hint="eastAsia"/>
              </w:rPr>
              <w:t>Unix</w:t>
            </w:r>
            <w:r>
              <w:rPr>
                <w:rFonts w:hint="eastAsia"/>
              </w:rPr>
              <w:t>时间戳</w:t>
            </w:r>
          </w:p>
          <w:p w:rsidR="002C411B" w:rsidRDefault="002C411B" w:rsidP="006D5822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definitionMode    </w:t>
            </w:r>
            <w:r>
              <w:rPr>
                <w:rFonts w:hint="eastAsia"/>
              </w:rPr>
              <w:t>分辨率模式，</w:t>
            </w: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高清，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标清</w:t>
            </w:r>
          </w:p>
          <w:p w:rsidR="002C411B" w:rsidRDefault="002C411B" w:rsidP="006D5822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isOpt            </w:t>
            </w:r>
            <w:r>
              <w:rPr>
                <w:rFonts w:hint="eastAsia"/>
              </w:rPr>
              <w:t>是否使用取流优化</w:t>
            </w:r>
          </w:p>
          <w:p w:rsidR="009000A1" w:rsidRDefault="009000A1" w:rsidP="006D5822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923B8">
              <w:t>offsetTime</w:t>
            </w:r>
            <w:r>
              <w:t xml:space="preserve">        </w:t>
            </w:r>
            <w:r>
              <w:rPr>
                <w:rFonts w:hint="eastAsia"/>
              </w:rPr>
              <w:t>起始偏移时间</w:t>
            </w:r>
          </w:p>
        </w:tc>
      </w:tr>
      <w:tr w:rsidR="002C411B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2C411B" w:rsidRDefault="002C411B" w:rsidP="006D5822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2C411B" w:rsidRDefault="002C411B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表示参数错误，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表示调用成功。实际是否播放成功需根据</w:t>
            </w:r>
            <w:r>
              <w:rPr>
                <w:rFonts w:hint="eastAsia"/>
              </w:rPr>
              <w:t>onPlayerResult</w:t>
            </w:r>
            <w:r>
              <w:rPr>
                <w:rFonts w:hint="eastAsia"/>
              </w:rPr>
              <w:t>回调状态码判断，可参考</w:t>
            </w:r>
            <w:r>
              <w:rPr>
                <w:rFonts w:hint="eastAsia"/>
              </w:rPr>
              <w:t>Demo</w:t>
            </w:r>
          </w:p>
        </w:tc>
      </w:tr>
      <w:tr w:rsidR="002C411B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2C411B" w:rsidRDefault="002C411B" w:rsidP="006D5822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2C411B" w:rsidRDefault="002C411B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、异步播放接口，播放结果需根据监听接口判断；</w:t>
            </w:r>
          </w:p>
          <w:p w:rsidR="002C411B" w:rsidRPr="002B2F8F" w:rsidRDefault="002C411B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9512B">
              <w:rPr>
                <w:rFonts w:hint="eastAsia"/>
              </w:rPr>
              <w:t>2</w:t>
            </w:r>
            <w:r w:rsidRPr="00A9512B">
              <w:rPr>
                <w:rFonts w:hint="eastAsia"/>
              </w:rPr>
              <w:t>、</w:t>
            </w:r>
            <w:r>
              <w:rPr>
                <w:rFonts w:hint="eastAsia"/>
              </w:rPr>
              <w:t>decryptKey</w:t>
            </w:r>
            <w:r>
              <w:rPr>
                <w:rFonts w:hint="eastAsia"/>
              </w:rPr>
              <w:t>参数传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时使用</w:t>
            </w:r>
            <w:r>
              <w:rPr>
                <w:rFonts w:hint="eastAsia"/>
              </w:rPr>
              <w:t>deviceID</w:t>
            </w:r>
            <w:r>
              <w:rPr>
                <w:rFonts w:hint="eastAsia"/>
              </w:rPr>
              <w:t>作为解密秘钥。</w:t>
            </w:r>
          </w:p>
        </w:tc>
      </w:tr>
    </w:tbl>
    <w:p w:rsidR="002C411B" w:rsidRPr="002C411B" w:rsidRDefault="002C411B" w:rsidP="002C411B"/>
    <w:p w:rsidR="001D0DD3" w:rsidRDefault="001D0DD3" w:rsidP="001D0DD3">
      <w:pPr>
        <w:pStyle w:val="3"/>
      </w:pPr>
      <w:bookmarkStart w:id="59" w:name="_Toc130393446"/>
      <w:r w:rsidRPr="002C411B">
        <w:t>playDeviceRecordByUtcTimeEx</w:t>
      </w:r>
      <w:bookmarkEnd w:id="59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2872"/>
        <w:gridCol w:w="4880"/>
      </w:tblGrid>
      <w:tr w:rsidR="002C411B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dxa"/>
          </w:tcPr>
          <w:p w:rsidR="002C411B" w:rsidRDefault="002C411B" w:rsidP="006D5822">
            <w:r>
              <w:rPr>
                <w:rFonts w:hint="eastAsia"/>
              </w:rPr>
              <w:t>方法</w:t>
            </w:r>
          </w:p>
        </w:tc>
        <w:tc>
          <w:tcPr>
            <w:tcW w:w="5602" w:type="dxa"/>
          </w:tcPr>
          <w:p w:rsidR="002C411B" w:rsidRDefault="002C411B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8FC">
              <w:t>int playDeviceRecordByUtcTimeEx(LCOpenSDK_ParamDeviceRecordUTCTime *paramDevRecord);</w:t>
            </w:r>
          </w:p>
        </w:tc>
      </w:tr>
      <w:tr w:rsidR="002C411B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dxa"/>
          </w:tcPr>
          <w:p w:rsidR="002C411B" w:rsidRDefault="002C411B" w:rsidP="006D5822">
            <w:r>
              <w:rPr>
                <w:rFonts w:hint="eastAsia"/>
              </w:rPr>
              <w:t>简介</w:t>
            </w:r>
          </w:p>
        </w:tc>
        <w:tc>
          <w:tcPr>
            <w:tcW w:w="5602" w:type="dxa"/>
          </w:tcPr>
          <w:p w:rsidR="002C411B" w:rsidRDefault="002C411B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开始设备录像回</w:t>
            </w:r>
            <w:r w:rsidRPr="00B02B34">
              <w:rPr>
                <w:rFonts w:hint="eastAsia"/>
              </w:rPr>
              <w:t>放</w:t>
            </w:r>
            <w:r>
              <w:rPr>
                <w:rFonts w:hint="eastAsia"/>
              </w:rPr>
              <w:t>（按录像开始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结束时间）</w:t>
            </w:r>
          </w:p>
        </w:tc>
      </w:tr>
      <w:tr w:rsidR="002C411B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dxa"/>
          </w:tcPr>
          <w:p w:rsidR="002C411B" w:rsidRDefault="002C411B" w:rsidP="006D5822">
            <w:r>
              <w:rPr>
                <w:rFonts w:hint="eastAsia"/>
              </w:rPr>
              <w:t>参数</w:t>
            </w:r>
          </w:p>
          <w:p w:rsidR="002C411B" w:rsidRDefault="002C411B" w:rsidP="006D5822">
            <w:r w:rsidRPr="003868FC">
              <w:t>LCOpenSDK_ParamDeviceRecordUTCTime</w:t>
            </w:r>
          </w:p>
        </w:tc>
        <w:tc>
          <w:tcPr>
            <w:tcW w:w="5602" w:type="dxa"/>
          </w:tcPr>
          <w:p w:rsidR="002C411B" w:rsidRDefault="002C411B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8FC">
              <w:t>paramDevRecord</w:t>
            </w:r>
            <w:r>
              <w:rPr>
                <w:rFonts w:hint="eastAsia"/>
              </w:rPr>
              <w:t xml:space="preserve">  </w:t>
            </w:r>
          </w:p>
          <w:p w:rsidR="002C411B" w:rsidRDefault="002C411B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02BE">
              <w:t>accessToken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管理员</w:t>
            </w:r>
            <w:r>
              <w:rPr>
                <w:rFonts w:hint="eastAsia"/>
              </w:rPr>
              <w:t>token</w:t>
            </w:r>
          </w:p>
          <w:p w:rsidR="002C411B" w:rsidRDefault="002C411B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deviceId          </w:t>
            </w:r>
            <w:r>
              <w:rPr>
                <w:rFonts w:hint="eastAsia"/>
              </w:rPr>
              <w:t>设备序列号</w:t>
            </w:r>
          </w:p>
          <w:p w:rsidR="002C411B" w:rsidRDefault="002C411B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channel          </w:t>
            </w:r>
            <w:r>
              <w:rPr>
                <w:rFonts w:hint="eastAsia"/>
              </w:rPr>
              <w:t>设备通道号</w:t>
            </w:r>
          </w:p>
          <w:p w:rsidR="00036D04" w:rsidRDefault="00036D04" w:rsidP="00036D04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3BD9">
              <w:t xml:space="preserve">pid              </w:t>
            </w:r>
            <w:r w:rsidRPr="005E3BD9">
              <w:rPr>
                <w:rFonts w:hint="eastAsia"/>
              </w:rPr>
              <w:t>产品</w:t>
            </w:r>
            <w:r w:rsidRPr="005E3BD9">
              <w:rPr>
                <w:rFonts w:hint="eastAsia"/>
              </w:rPr>
              <w:t>ID</w:t>
            </w:r>
          </w:p>
          <w:p w:rsidR="002C411B" w:rsidRDefault="002C411B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psk              </w:t>
            </w:r>
            <w:r>
              <w:rPr>
                <w:rFonts w:hint="eastAsia"/>
              </w:rPr>
              <w:t>秘钥</w:t>
            </w:r>
          </w:p>
          <w:p w:rsidR="002C411B" w:rsidRDefault="002C411B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playToken         </w:t>
            </w:r>
            <w:r>
              <w:rPr>
                <w:rFonts w:hint="eastAsia"/>
              </w:rPr>
              <w:t>播放</w:t>
            </w:r>
            <w:r>
              <w:rPr>
                <w:rFonts w:hint="eastAsia"/>
              </w:rPr>
              <w:t>Token</w:t>
            </w:r>
          </w:p>
          <w:p w:rsidR="002C411B" w:rsidRDefault="002C411B" w:rsidP="006D5822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beginTime        </w:t>
            </w:r>
            <w:r>
              <w:rPr>
                <w:rFonts w:hint="eastAsia"/>
              </w:rPr>
              <w:t>录像开始时间，</w:t>
            </w:r>
            <w:r>
              <w:rPr>
                <w:rFonts w:hint="eastAsia"/>
              </w:rPr>
              <w:t>Unix</w:t>
            </w:r>
            <w:r>
              <w:rPr>
                <w:rFonts w:hint="eastAsia"/>
              </w:rPr>
              <w:t>时间戳</w:t>
            </w:r>
          </w:p>
          <w:p w:rsidR="002C411B" w:rsidRDefault="002C411B" w:rsidP="006D5822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endTime         </w:t>
            </w:r>
            <w:r>
              <w:rPr>
                <w:rFonts w:hint="eastAsia"/>
              </w:rPr>
              <w:t>录像结束时间，</w:t>
            </w:r>
            <w:r>
              <w:rPr>
                <w:rFonts w:hint="eastAsia"/>
              </w:rPr>
              <w:t>Unix</w:t>
            </w:r>
            <w:r>
              <w:rPr>
                <w:rFonts w:hint="eastAsia"/>
              </w:rPr>
              <w:t>时间戳</w:t>
            </w:r>
          </w:p>
          <w:p w:rsidR="002C411B" w:rsidRDefault="002C411B" w:rsidP="006D5822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defiMode        </w:t>
            </w:r>
            <w:r>
              <w:rPr>
                <w:rFonts w:hint="eastAsia"/>
              </w:rPr>
              <w:t>分辨率模式，</w:t>
            </w: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高清，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标清</w:t>
            </w:r>
          </w:p>
          <w:p w:rsidR="002C411B" w:rsidRDefault="002C411B" w:rsidP="002C411B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AD4">
              <w:t xml:space="preserve">isTls;      </w:t>
            </w:r>
            <w:r>
              <w:t xml:space="preserve">       </w:t>
            </w:r>
            <w:r w:rsidRPr="00DA04B7">
              <w:t>是否采用</w:t>
            </w:r>
            <w:r w:rsidRPr="00DA04B7">
              <w:t>TLS</w:t>
            </w:r>
            <w:r w:rsidRPr="00DA04B7">
              <w:t>加密传输</w:t>
            </w:r>
          </w:p>
          <w:p w:rsidR="009000A1" w:rsidRDefault="009000A1" w:rsidP="002C411B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923B8">
              <w:t>offsetTime</w:t>
            </w:r>
            <w:r>
              <w:t xml:space="preserve">        </w:t>
            </w:r>
            <w:r>
              <w:rPr>
                <w:rFonts w:hint="eastAsia"/>
              </w:rPr>
              <w:t>起始偏移时间</w:t>
            </w:r>
            <w:bookmarkStart w:id="60" w:name="_GoBack"/>
            <w:bookmarkEnd w:id="60"/>
          </w:p>
        </w:tc>
      </w:tr>
      <w:tr w:rsidR="002C411B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dxa"/>
          </w:tcPr>
          <w:p w:rsidR="002C411B" w:rsidRDefault="002C411B" w:rsidP="006D5822">
            <w:r>
              <w:rPr>
                <w:rFonts w:hint="eastAsia"/>
              </w:rPr>
              <w:t>返回值</w:t>
            </w:r>
          </w:p>
        </w:tc>
        <w:tc>
          <w:tcPr>
            <w:tcW w:w="5602" w:type="dxa"/>
          </w:tcPr>
          <w:p w:rsidR="002C411B" w:rsidRDefault="002C411B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表示参数错误，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表示调用成功。实际是否播放成功需根据</w:t>
            </w:r>
            <w:r>
              <w:rPr>
                <w:rFonts w:hint="eastAsia"/>
              </w:rPr>
              <w:t>onPlayerResult</w:t>
            </w:r>
            <w:r>
              <w:rPr>
                <w:rFonts w:hint="eastAsia"/>
              </w:rPr>
              <w:t>回调状态码判断，可参考</w:t>
            </w:r>
            <w:r>
              <w:rPr>
                <w:rFonts w:hint="eastAsia"/>
              </w:rPr>
              <w:t>Demo</w:t>
            </w:r>
          </w:p>
        </w:tc>
      </w:tr>
      <w:tr w:rsidR="002C411B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dxa"/>
          </w:tcPr>
          <w:p w:rsidR="002C411B" w:rsidRDefault="002C411B" w:rsidP="006D5822">
            <w:r>
              <w:rPr>
                <w:rFonts w:hint="eastAsia"/>
              </w:rPr>
              <w:t>备注</w:t>
            </w:r>
          </w:p>
        </w:tc>
        <w:tc>
          <w:tcPr>
            <w:tcW w:w="5602" w:type="dxa"/>
          </w:tcPr>
          <w:p w:rsidR="002C411B" w:rsidRDefault="002C411B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、异步播放接口，播放结果需根据监听接口判断；</w:t>
            </w:r>
          </w:p>
          <w:p w:rsidR="002C411B" w:rsidRDefault="002C411B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12B">
              <w:rPr>
                <w:rFonts w:hint="eastAsia"/>
              </w:rPr>
              <w:lastRenderedPageBreak/>
              <w:t>2</w:t>
            </w:r>
            <w:r w:rsidRPr="00A9512B">
              <w:rPr>
                <w:rFonts w:hint="eastAsia"/>
              </w:rPr>
              <w:t>、</w:t>
            </w:r>
            <w:r>
              <w:rPr>
                <w:rFonts w:hint="eastAsia"/>
              </w:rPr>
              <w:t>decryptKey</w:t>
            </w:r>
            <w:r>
              <w:rPr>
                <w:rFonts w:hint="eastAsia"/>
              </w:rPr>
              <w:t>参数传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时使用</w:t>
            </w:r>
            <w:r>
              <w:rPr>
                <w:rFonts w:hint="eastAsia"/>
              </w:rPr>
              <w:t>deviceID</w:t>
            </w:r>
            <w:r>
              <w:rPr>
                <w:rFonts w:hint="eastAsia"/>
              </w:rPr>
              <w:t>作为解密秘钥。</w:t>
            </w:r>
          </w:p>
          <w:p w:rsidR="002C411B" w:rsidRPr="00394050" w:rsidRDefault="002C411B" w:rsidP="002C4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rPr>
                <w:rFonts w:hint="eastAsia"/>
              </w:rPr>
              <w:t>、</w:t>
            </w:r>
            <w:r>
              <w:t>isTls</w:t>
            </w:r>
            <w:r>
              <w:rPr>
                <w:rFonts w:hint="eastAsia"/>
              </w:rPr>
              <w:t>是否采用加密传输，需要设备支持</w:t>
            </w:r>
          </w:p>
        </w:tc>
      </w:tr>
    </w:tbl>
    <w:p w:rsidR="002C411B" w:rsidRPr="002C411B" w:rsidRDefault="002C411B" w:rsidP="002C411B"/>
    <w:p w:rsidR="007D46A6" w:rsidRDefault="007D46A6" w:rsidP="007D46A6">
      <w:pPr>
        <w:pStyle w:val="3"/>
      </w:pPr>
      <w:bookmarkStart w:id="61" w:name="_Toc130393447"/>
      <w:r>
        <w:rPr>
          <w:rFonts w:hint="eastAsia"/>
        </w:rPr>
        <w:t>playCloud</w:t>
      </w:r>
      <w:r w:rsidR="00862FDF">
        <w:rPr>
          <w:rFonts w:hint="eastAsia"/>
        </w:rPr>
        <w:t>（后续不维护</w:t>
      </w:r>
      <w:r>
        <w:rPr>
          <w:rFonts w:hint="eastAsia"/>
        </w:rPr>
        <w:t>）</w:t>
      </w:r>
      <w:bookmarkEnd w:id="61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2885"/>
        <w:gridCol w:w="4867"/>
      </w:tblGrid>
      <w:tr w:rsidR="007D46A6" w:rsidRPr="00C44605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7D46A6" w:rsidRPr="008F1167" w:rsidRDefault="007D46A6" w:rsidP="006D5822">
            <w:r w:rsidRPr="008F1167"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7D46A6" w:rsidRPr="008F1167" w:rsidRDefault="007D46A6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8FC">
              <w:t>int playCloudEx(LCOpenSDK_ParamCloudRecord *paramCloud);</w:t>
            </w:r>
          </w:p>
        </w:tc>
      </w:tr>
      <w:tr w:rsidR="007D46A6" w:rsidRPr="00C44605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7D46A6" w:rsidRPr="008F1167" w:rsidRDefault="007D46A6" w:rsidP="006D5822">
            <w:r w:rsidRPr="008F1167"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7D46A6" w:rsidRPr="008F1167" w:rsidRDefault="007D46A6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开始</w:t>
            </w:r>
            <w:r w:rsidRPr="008F1167">
              <w:rPr>
                <w:rFonts w:hint="eastAsia"/>
              </w:rPr>
              <w:t>云</w:t>
            </w:r>
            <w:r>
              <w:rPr>
                <w:rFonts w:hint="eastAsia"/>
              </w:rPr>
              <w:t>录像回</w:t>
            </w:r>
            <w:r w:rsidRPr="008F1167">
              <w:rPr>
                <w:rFonts w:hint="eastAsia"/>
              </w:rPr>
              <w:t>放</w:t>
            </w:r>
          </w:p>
        </w:tc>
      </w:tr>
      <w:tr w:rsidR="007D46A6" w:rsidRPr="00C44605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7D46A6" w:rsidRDefault="007D46A6" w:rsidP="006D5822">
            <w:r w:rsidRPr="008F1167">
              <w:rPr>
                <w:rFonts w:hint="eastAsia"/>
              </w:rPr>
              <w:t>参数</w:t>
            </w:r>
          </w:p>
          <w:p w:rsidR="007D46A6" w:rsidRPr="008F1167" w:rsidRDefault="007D46A6" w:rsidP="006D5822">
            <w:r w:rsidRPr="003868FC">
              <w:t>LCOpenSDK_ParamCloudRecord</w:t>
            </w:r>
            <w:r>
              <w:rPr>
                <w:rFonts w:hint="eastAsia"/>
              </w:rPr>
              <w:t>属性</w:t>
            </w:r>
          </w:p>
        </w:tc>
        <w:tc>
          <w:tcPr>
            <w:tcW w:w="6662" w:type="dxa"/>
          </w:tcPr>
          <w:p w:rsidR="007D46A6" w:rsidRDefault="007D46A6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8FC">
              <w:t xml:space="preserve">paramCloud </w:t>
            </w:r>
            <w:r>
              <w:rPr>
                <w:rFonts w:hint="eastAsia"/>
              </w:rPr>
              <w:t xml:space="preserve">     </w:t>
            </w:r>
            <w:r w:rsidRPr="003868FC">
              <w:t>LCOpenSDK_ParamCloudRecord</w:t>
            </w:r>
            <w:r>
              <w:rPr>
                <w:rFonts w:hint="eastAsia"/>
              </w:rPr>
              <w:t>对象指针</w:t>
            </w:r>
          </w:p>
          <w:p w:rsidR="007D46A6" w:rsidRDefault="007D46A6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02BE">
              <w:t>accessToken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管理员</w:t>
            </w:r>
            <w:r>
              <w:rPr>
                <w:rFonts w:hint="eastAsia"/>
              </w:rPr>
              <w:t>token</w:t>
            </w:r>
          </w:p>
          <w:p w:rsidR="007D46A6" w:rsidRDefault="007D46A6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deviceId          </w:t>
            </w:r>
            <w:r>
              <w:rPr>
                <w:rFonts w:hint="eastAsia"/>
              </w:rPr>
              <w:t>设备序列号</w:t>
            </w:r>
          </w:p>
          <w:p w:rsidR="007D46A6" w:rsidRDefault="007D46A6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channel          </w:t>
            </w:r>
            <w:r>
              <w:rPr>
                <w:rFonts w:hint="eastAsia"/>
              </w:rPr>
              <w:t>设备通道号</w:t>
            </w:r>
          </w:p>
          <w:p w:rsidR="007D46A6" w:rsidRDefault="007D46A6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psk              </w:t>
            </w:r>
            <w:r>
              <w:rPr>
                <w:rFonts w:hint="eastAsia"/>
              </w:rPr>
              <w:t>秘钥（或设备密码）</w:t>
            </w:r>
          </w:p>
          <w:p w:rsidR="007D46A6" w:rsidRDefault="007D46A6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playToken         </w:t>
            </w:r>
            <w:r>
              <w:rPr>
                <w:rFonts w:hint="eastAsia"/>
              </w:rPr>
              <w:t>播放</w:t>
            </w:r>
            <w:r>
              <w:rPr>
                <w:rFonts w:hint="eastAsia"/>
              </w:rPr>
              <w:t>Token</w:t>
            </w:r>
          </w:p>
          <w:p w:rsidR="007D46A6" w:rsidRDefault="007D46A6" w:rsidP="006D5822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167">
              <w:rPr>
                <w:rFonts w:hint="eastAsia"/>
              </w:rPr>
              <w:t>record</w:t>
            </w:r>
            <w:r>
              <w:rPr>
                <w:rFonts w:hint="eastAsia"/>
              </w:rPr>
              <w:t>Region</w:t>
            </w:r>
            <w:r w:rsidRPr="008F1167">
              <w:rPr>
                <w:rFonts w:hint="eastAsia"/>
              </w:rPr>
              <w:t xml:space="preserve">ID </w:t>
            </w:r>
            <w:r>
              <w:rPr>
                <w:rFonts w:hint="eastAsia"/>
              </w:rPr>
              <w:t xml:space="preserve">   </w:t>
            </w:r>
            <w:r w:rsidRPr="008F1167">
              <w:rPr>
                <w:rFonts w:hint="eastAsia"/>
              </w:rPr>
              <w:t>云录像</w:t>
            </w:r>
            <w:r>
              <w:rPr>
                <w:rFonts w:hint="eastAsia"/>
              </w:rPr>
              <w:t>RegionID</w:t>
            </w:r>
          </w:p>
          <w:p w:rsidR="007D46A6" w:rsidRDefault="007D46A6" w:rsidP="006D5822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offsetTime       </w:t>
            </w:r>
            <w:r>
              <w:rPr>
                <w:rFonts w:hint="eastAsia"/>
              </w:rPr>
              <w:t>从录像起始偏移时间</w:t>
            </w:r>
            <w:r>
              <w:rPr>
                <w:rFonts w:hint="eastAsia"/>
              </w:rPr>
              <w:t>offsetTime</w:t>
            </w:r>
            <w:r>
              <w:rPr>
                <w:rFonts w:hint="eastAsia"/>
              </w:rPr>
              <w:t>处开始播放，单位秒</w:t>
            </w:r>
          </w:p>
          <w:p w:rsidR="007D46A6" w:rsidRDefault="007D46A6" w:rsidP="006D5822">
            <w:pPr>
              <w:ind w:left="1500" w:hangingChars="750" w:hanging="15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recordType       </w:t>
            </w:r>
            <w:r>
              <w:rPr>
                <w:rFonts w:hint="eastAsia"/>
              </w:rPr>
              <w:t>云录像类型，报警云录像传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，定时云录像传</w:t>
            </w:r>
            <w:r>
              <w:rPr>
                <w:rFonts w:hint="eastAsia"/>
              </w:rPr>
              <w:t>2000</w:t>
            </w:r>
          </w:p>
          <w:p w:rsidR="007D46A6" w:rsidRPr="008F1167" w:rsidRDefault="007D46A6" w:rsidP="006D5822">
            <w:pPr>
              <w:ind w:left="1500" w:hangingChars="750" w:hanging="15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timeout         </w:t>
            </w:r>
            <w:r>
              <w:rPr>
                <w:rFonts w:hint="eastAsia"/>
              </w:rPr>
              <w:t>下载云录像切片的超时时长，单位秒</w:t>
            </w:r>
          </w:p>
        </w:tc>
      </w:tr>
      <w:tr w:rsidR="007D46A6" w:rsidRPr="00C44605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7D46A6" w:rsidRPr="008F1167" w:rsidRDefault="007D46A6" w:rsidP="006D5822">
            <w:r w:rsidRPr="008F1167"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7D46A6" w:rsidRPr="008F1167" w:rsidRDefault="007D46A6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167">
              <w:rPr>
                <w:rFonts w:hint="eastAsia"/>
              </w:rPr>
              <w:t>-1</w:t>
            </w:r>
            <w:r w:rsidRPr="008F1167">
              <w:rPr>
                <w:rFonts w:hint="eastAsia"/>
              </w:rPr>
              <w:t>表示参数错误，</w:t>
            </w:r>
            <w:r w:rsidRPr="008F1167">
              <w:rPr>
                <w:rFonts w:hint="eastAsia"/>
              </w:rPr>
              <w:t>0</w:t>
            </w:r>
            <w:r w:rsidRPr="008F1167">
              <w:rPr>
                <w:rFonts w:hint="eastAsia"/>
              </w:rPr>
              <w:t>表示调用成功。实际是否播放</w:t>
            </w:r>
            <w:r>
              <w:rPr>
                <w:rFonts w:hint="eastAsia"/>
              </w:rPr>
              <w:t>成功需</w:t>
            </w:r>
            <w:r w:rsidRPr="008F1167">
              <w:rPr>
                <w:rFonts w:hint="eastAsia"/>
              </w:rPr>
              <w:t>根据</w:t>
            </w:r>
            <w:r w:rsidRPr="008F1167">
              <w:rPr>
                <w:rFonts w:hint="eastAsia"/>
              </w:rPr>
              <w:t>onPlayerResult</w:t>
            </w:r>
            <w:r w:rsidRPr="008F1167">
              <w:rPr>
                <w:rFonts w:hint="eastAsia"/>
              </w:rPr>
              <w:t>回调状态码判断，可参考</w:t>
            </w:r>
            <w:r w:rsidRPr="008F1167">
              <w:rPr>
                <w:rFonts w:hint="eastAsia"/>
              </w:rPr>
              <w:t>Demo</w:t>
            </w:r>
          </w:p>
        </w:tc>
      </w:tr>
      <w:tr w:rsidR="007D46A6" w:rsidRPr="00C44605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7D46A6" w:rsidRPr="008F1167" w:rsidRDefault="007D46A6" w:rsidP="006D5822">
            <w:r w:rsidRPr="008F1167"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7D46A6" w:rsidRDefault="007D46A6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、异步播放接口，播放结果需根据监听接口判断；</w:t>
            </w:r>
          </w:p>
          <w:p w:rsidR="007D46A6" w:rsidRDefault="007D46A6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59B2">
              <w:rPr>
                <w:rFonts w:hint="eastAsia"/>
              </w:rPr>
              <w:t>2</w:t>
            </w:r>
            <w:r w:rsidRPr="000459B2">
              <w:rPr>
                <w:rFonts w:hint="eastAsia"/>
              </w:rPr>
              <w:t>、</w:t>
            </w:r>
            <w:r>
              <w:rPr>
                <w:rFonts w:hint="eastAsia"/>
              </w:rPr>
              <w:t>decryptKey</w:t>
            </w:r>
            <w:r>
              <w:rPr>
                <w:rFonts w:hint="eastAsia"/>
              </w:rPr>
              <w:t>参数传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时使用</w:t>
            </w:r>
            <w:r>
              <w:rPr>
                <w:rFonts w:hint="eastAsia"/>
              </w:rPr>
              <w:t>deviceID</w:t>
            </w:r>
            <w:r>
              <w:rPr>
                <w:rFonts w:hint="eastAsia"/>
              </w:rPr>
              <w:t>作为解密秘钥；</w:t>
            </w:r>
          </w:p>
          <w:p w:rsidR="007D46A6" w:rsidRDefault="007D46A6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、报警云录像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和定时云录像</w:t>
            </w:r>
            <w:r>
              <w:rPr>
                <w:rFonts w:hint="eastAsia"/>
              </w:rPr>
              <w:t>RegionID</w:t>
            </w:r>
            <w:r>
              <w:rPr>
                <w:rFonts w:hint="eastAsia"/>
              </w:rPr>
              <w:t>分别通过</w:t>
            </w:r>
            <w:r>
              <w:rPr>
                <w:rFonts w:hint="eastAsia"/>
              </w:rPr>
              <w:t>LCOpenSDK_Api::request</w:t>
            </w:r>
            <w:r>
              <w:rPr>
                <w:rFonts w:hint="eastAsia"/>
              </w:rPr>
              <w:t>接口</w:t>
            </w:r>
            <w:r>
              <w:rPr>
                <w:rFonts w:hint="eastAsia"/>
              </w:rPr>
              <w:t>Q</w:t>
            </w:r>
            <w:r w:rsidRPr="008F1167">
              <w:rPr>
                <w:rFonts w:hint="eastAsia"/>
              </w:rPr>
              <w:t>ueryCloudRecords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Q</w:t>
            </w:r>
            <w:r w:rsidRPr="008F1167">
              <w:rPr>
                <w:rFonts w:hint="eastAsia"/>
              </w:rPr>
              <w:t>ueryCloud</w:t>
            </w:r>
            <w:r>
              <w:rPr>
                <w:rFonts w:hint="eastAsia"/>
              </w:rPr>
              <w:t>Plan</w:t>
            </w:r>
            <w:r w:rsidRPr="008F1167">
              <w:rPr>
                <w:rFonts w:hint="eastAsia"/>
              </w:rPr>
              <w:t>Records</w:t>
            </w:r>
            <w:r>
              <w:rPr>
                <w:rFonts w:hint="eastAsia"/>
              </w:rPr>
              <w:t>请求</w:t>
            </w:r>
            <w:r w:rsidRPr="008F1167">
              <w:rPr>
                <w:rFonts w:hint="eastAsia"/>
              </w:rPr>
              <w:t>查询</w:t>
            </w:r>
            <w:r>
              <w:rPr>
                <w:rFonts w:hint="eastAsia"/>
              </w:rPr>
              <w:t>。</w:t>
            </w:r>
          </w:p>
          <w:p w:rsidR="007D46A6" w:rsidRPr="005D1FFF" w:rsidRDefault="007D46A6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、当</w:t>
            </w:r>
            <w:r>
              <w:rPr>
                <w:rFonts w:hint="eastAsia"/>
              </w:rPr>
              <w:t>onPlayerResult</w:t>
            </w:r>
            <w:r>
              <w:rPr>
                <w:rFonts w:hint="eastAsia"/>
              </w:rPr>
              <w:t>回调秘钥错（</w:t>
            </w:r>
            <w:r>
              <w:rPr>
                <w:rFonts w:hint="eastAsia"/>
              </w:rPr>
              <w:t>code=11</w:t>
            </w:r>
            <w:r>
              <w:rPr>
                <w:rFonts w:hint="eastAsia"/>
              </w:rPr>
              <w:t>）时，</w:t>
            </w:r>
            <w:r>
              <w:rPr>
                <w:rFonts w:hint="eastAsia"/>
              </w:rPr>
              <w:t>psk</w:t>
            </w:r>
            <w:r>
              <w:rPr>
                <w:rFonts w:hint="eastAsia"/>
              </w:rPr>
              <w:t>需设置为秘钥后重新播放；当回调设备密码错时（</w:t>
            </w:r>
            <w:r>
              <w:rPr>
                <w:rFonts w:hint="eastAsia"/>
              </w:rPr>
              <w:t>code=14</w:t>
            </w:r>
            <w:r>
              <w:rPr>
                <w:rFonts w:hint="eastAsia"/>
              </w:rPr>
              <w:t>），</w:t>
            </w:r>
            <w:r>
              <w:rPr>
                <w:rFonts w:hint="eastAsia"/>
              </w:rPr>
              <w:t>psk</w:t>
            </w:r>
            <w:r>
              <w:rPr>
                <w:rFonts w:hint="eastAsia"/>
              </w:rPr>
              <w:t>需设置为设备密码后重新播放。</w:t>
            </w:r>
          </w:p>
        </w:tc>
      </w:tr>
    </w:tbl>
    <w:p w:rsidR="007D46A6" w:rsidRDefault="007D46A6">
      <w:pPr>
        <w:pStyle w:val="3"/>
      </w:pPr>
      <w:bookmarkStart w:id="62" w:name="_Toc130393448"/>
      <w:r>
        <w:rPr>
          <w:rFonts w:hint="eastAsia"/>
        </w:rPr>
        <w:t>play</w:t>
      </w:r>
      <w:r>
        <w:t>CloudEx</w:t>
      </w:r>
      <w:bookmarkEnd w:id="62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2885"/>
        <w:gridCol w:w="4867"/>
      </w:tblGrid>
      <w:tr w:rsidR="007D46A6" w:rsidRPr="00C44605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7D46A6" w:rsidRPr="008F1167" w:rsidRDefault="007D46A6" w:rsidP="006D5822">
            <w:r w:rsidRPr="008F1167"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7D46A6" w:rsidRPr="008F1167" w:rsidRDefault="007D46A6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8FC">
              <w:t>int playCloudEx(LCOpenSDK_ParamCloudRecord *paramCloud);</w:t>
            </w:r>
          </w:p>
        </w:tc>
      </w:tr>
      <w:tr w:rsidR="007D46A6" w:rsidRPr="00C44605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7D46A6" w:rsidRPr="008F1167" w:rsidRDefault="007D46A6" w:rsidP="006D5822">
            <w:r w:rsidRPr="008F1167"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7D46A6" w:rsidRPr="008F1167" w:rsidRDefault="007D46A6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开始</w:t>
            </w:r>
            <w:r w:rsidRPr="008F1167">
              <w:rPr>
                <w:rFonts w:hint="eastAsia"/>
              </w:rPr>
              <w:t>云</w:t>
            </w:r>
            <w:r>
              <w:rPr>
                <w:rFonts w:hint="eastAsia"/>
              </w:rPr>
              <w:t>录像回</w:t>
            </w:r>
            <w:r w:rsidRPr="008F1167">
              <w:rPr>
                <w:rFonts w:hint="eastAsia"/>
              </w:rPr>
              <w:t>放</w:t>
            </w:r>
          </w:p>
        </w:tc>
      </w:tr>
      <w:tr w:rsidR="007D46A6" w:rsidRPr="00C44605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7D46A6" w:rsidRDefault="007D46A6" w:rsidP="006D5822">
            <w:r w:rsidRPr="008F1167">
              <w:rPr>
                <w:rFonts w:hint="eastAsia"/>
              </w:rPr>
              <w:t>参数</w:t>
            </w:r>
          </w:p>
          <w:p w:rsidR="007D46A6" w:rsidRPr="008F1167" w:rsidRDefault="007D46A6" w:rsidP="006D5822">
            <w:r w:rsidRPr="003868FC">
              <w:t>LCOpenSDK_ParamCloudRecord</w:t>
            </w:r>
            <w:r>
              <w:rPr>
                <w:rFonts w:hint="eastAsia"/>
              </w:rPr>
              <w:lastRenderedPageBreak/>
              <w:t>属性</w:t>
            </w:r>
          </w:p>
        </w:tc>
        <w:tc>
          <w:tcPr>
            <w:tcW w:w="6662" w:type="dxa"/>
          </w:tcPr>
          <w:p w:rsidR="007D46A6" w:rsidRDefault="007D46A6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8FC">
              <w:lastRenderedPageBreak/>
              <w:t xml:space="preserve">paramCloud </w:t>
            </w:r>
            <w:r>
              <w:rPr>
                <w:rFonts w:hint="eastAsia"/>
              </w:rPr>
              <w:t xml:space="preserve">     </w:t>
            </w:r>
            <w:r w:rsidRPr="003868FC">
              <w:t>LCOpenSDK_ParamCloudRecord</w:t>
            </w:r>
            <w:r>
              <w:rPr>
                <w:rFonts w:hint="eastAsia"/>
              </w:rPr>
              <w:t>对象指针</w:t>
            </w:r>
          </w:p>
          <w:p w:rsidR="007D46A6" w:rsidRDefault="007D46A6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02BE">
              <w:lastRenderedPageBreak/>
              <w:t>accessToken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管理员</w:t>
            </w:r>
            <w:r>
              <w:rPr>
                <w:rFonts w:hint="eastAsia"/>
              </w:rPr>
              <w:t>token</w:t>
            </w:r>
          </w:p>
          <w:p w:rsidR="007D46A6" w:rsidRDefault="007D46A6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deviceId          </w:t>
            </w:r>
            <w:r>
              <w:rPr>
                <w:rFonts w:hint="eastAsia"/>
              </w:rPr>
              <w:t>设备序列号</w:t>
            </w:r>
          </w:p>
          <w:p w:rsidR="007D46A6" w:rsidRDefault="007D46A6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channel          </w:t>
            </w:r>
            <w:r>
              <w:rPr>
                <w:rFonts w:hint="eastAsia"/>
              </w:rPr>
              <w:t>设备通道号</w:t>
            </w:r>
          </w:p>
          <w:p w:rsidR="007D46A6" w:rsidRDefault="007D46A6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psk              </w:t>
            </w:r>
            <w:r>
              <w:rPr>
                <w:rFonts w:hint="eastAsia"/>
              </w:rPr>
              <w:t>秘钥（或设备密码）</w:t>
            </w:r>
          </w:p>
          <w:p w:rsidR="007D46A6" w:rsidRDefault="007D46A6" w:rsidP="007D46A6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3BD9">
              <w:t xml:space="preserve">pid              </w:t>
            </w:r>
            <w:r w:rsidRPr="005E3BD9">
              <w:rPr>
                <w:rFonts w:hint="eastAsia"/>
              </w:rPr>
              <w:t>产品</w:t>
            </w:r>
            <w:r w:rsidRPr="005E3BD9">
              <w:rPr>
                <w:rFonts w:hint="eastAsia"/>
              </w:rPr>
              <w:t>ID</w:t>
            </w:r>
          </w:p>
          <w:p w:rsidR="007D46A6" w:rsidRDefault="007D46A6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playToken         </w:t>
            </w:r>
            <w:r>
              <w:rPr>
                <w:rFonts w:hint="eastAsia"/>
              </w:rPr>
              <w:t>播放</w:t>
            </w:r>
            <w:r>
              <w:rPr>
                <w:rFonts w:hint="eastAsia"/>
              </w:rPr>
              <w:t>Token</w:t>
            </w:r>
          </w:p>
          <w:p w:rsidR="007D46A6" w:rsidRDefault="007D46A6" w:rsidP="006D5822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167">
              <w:rPr>
                <w:rFonts w:hint="eastAsia"/>
              </w:rPr>
              <w:t>record</w:t>
            </w:r>
            <w:r>
              <w:rPr>
                <w:rFonts w:hint="eastAsia"/>
              </w:rPr>
              <w:t>Region</w:t>
            </w:r>
            <w:r w:rsidRPr="008F1167">
              <w:rPr>
                <w:rFonts w:hint="eastAsia"/>
              </w:rPr>
              <w:t xml:space="preserve">ID </w:t>
            </w:r>
            <w:r>
              <w:rPr>
                <w:rFonts w:hint="eastAsia"/>
              </w:rPr>
              <w:t xml:space="preserve">   </w:t>
            </w:r>
            <w:r w:rsidRPr="008F1167">
              <w:rPr>
                <w:rFonts w:hint="eastAsia"/>
              </w:rPr>
              <w:t>云录像</w:t>
            </w:r>
            <w:r>
              <w:rPr>
                <w:rFonts w:hint="eastAsia"/>
              </w:rPr>
              <w:t>RegionID</w:t>
            </w:r>
          </w:p>
          <w:p w:rsidR="007D46A6" w:rsidRDefault="007D46A6" w:rsidP="006D5822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offsetTime       </w:t>
            </w:r>
            <w:r>
              <w:rPr>
                <w:rFonts w:hint="eastAsia"/>
              </w:rPr>
              <w:t>从录像起始偏移时间</w:t>
            </w:r>
            <w:r>
              <w:rPr>
                <w:rFonts w:hint="eastAsia"/>
              </w:rPr>
              <w:t>offsetTime</w:t>
            </w:r>
            <w:r>
              <w:rPr>
                <w:rFonts w:hint="eastAsia"/>
              </w:rPr>
              <w:t>处开始播放，单位秒</w:t>
            </w:r>
          </w:p>
          <w:p w:rsidR="007D46A6" w:rsidRDefault="007D46A6" w:rsidP="006D5822">
            <w:pPr>
              <w:ind w:left="1500" w:hangingChars="750" w:hanging="15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recordType       </w:t>
            </w:r>
            <w:r>
              <w:rPr>
                <w:rFonts w:hint="eastAsia"/>
              </w:rPr>
              <w:t>云录像类型，报警云录像传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，定时云录像传</w:t>
            </w:r>
            <w:r>
              <w:rPr>
                <w:rFonts w:hint="eastAsia"/>
              </w:rPr>
              <w:t>2000</w:t>
            </w:r>
          </w:p>
          <w:p w:rsidR="007D46A6" w:rsidRPr="008F1167" w:rsidRDefault="007D46A6" w:rsidP="006D5822">
            <w:pPr>
              <w:ind w:left="1500" w:hangingChars="750" w:hanging="15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timeout         </w:t>
            </w:r>
            <w:r>
              <w:rPr>
                <w:rFonts w:hint="eastAsia"/>
              </w:rPr>
              <w:t>下载云录像切片的超时时长，单位秒</w:t>
            </w:r>
          </w:p>
        </w:tc>
      </w:tr>
      <w:tr w:rsidR="007D46A6" w:rsidRPr="00C44605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7D46A6" w:rsidRPr="008F1167" w:rsidRDefault="007D46A6" w:rsidP="006D5822">
            <w:r w:rsidRPr="008F1167">
              <w:rPr>
                <w:rFonts w:hint="eastAsia"/>
              </w:rPr>
              <w:lastRenderedPageBreak/>
              <w:t>返回值</w:t>
            </w:r>
          </w:p>
        </w:tc>
        <w:tc>
          <w:tcPr>
            <w:tcW w:w="6662" w:type="dxa"/>
          </w:tcPr>
          <w:p w:rsidR="007D46A6" w:rsidRPr="008F1167" w:rsidRDefault="007D46A6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167">
              <w:rPr>
                <w:rFonts w:hint="eastAsia"/>
              </w:rPr>
              <w:t>-1</w:t>
            </w:r>
            <w:r w:rsidRPr="008F1167">
              <w:rPr>
                <w:rFonts w:hint="eastAsia"/>
              </w:rPr>
              <w:t>表示参数错误，</w:t>
            </w:r>
            <w:r w:rsidRPr="008F1167">
              <w:rPr>
                <w:rFonts w:hint="eastAsia"/>
              </w:rPr>
              <w:t>0</w:t>
            </w:r>
            <w:r w:rsidRPr="008F1167">
              <w:rPr>
                <w:rFonts w:hint="eastAsia"/>
              </w:rPr>
              <w:t>表示调用成功。实际是否播放</w:t>
            </w:r>
            <w:r>
              <w:rPr>
                <w:rFonts w:hint="eastAsia"/>
              </w:rPr>
              <w:t>成功需</w:t>
            </w:r>
            <w:r w:rsidRPr="008F1167">
              <w:rPr>
                <w:rFonts w:hint="eastAsia"/>
              </w:rPr>
              <w:t>根据</w:t>
            </w:r>
            <w:r w:rsidRPr="008F1167">
              <w:rPr>
                <w:rFonts w:hint="eastAsia"/>
              </w:rPr>
              <w:t>onPlayerResult</w:t>
            </w:r>
            <w:r w:rsidRPr="008F1167">
              <w:rPr>
                <w:rFonts w:hint="eastAsia"/>
              </w:rPr>
              <w:t>回调状态码判断，可参考</w:t>
            </w:r>
            <w:r w:rsidRPr="008F1167">
              <w:rPr>
                <w:rFonts w:hint="eastAsia"/>
              </w:rPr>
              <w:t>Demo</w:t>
            </w:r>
          </w:p>
        </w:tc>
      </w:tr>
      <w:tr w:rsidR="007D46A6" w:rsidRPr="00C44605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7D46A6" w:rsidRPr="008F1167" w:rsidRDefault="007D46A6" w:rsidP="006D5822">
            <w:r w:rsidRPr="008F1167"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7D46A6" w:rsidRDefault="007D46A6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、异步播放接口，播放结果需根据监听接口判断；</w:t>
            </w:r>
          </w:p>
          <w:p w:rsidR="007D46A6" w:rsidRDefault="007D46A6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59B2">
              <w:rPr>
                <w:rFonts w:hint="eastAsia"/>
              </w:rPr>
              <w:t>2</w:t>
            </w:r>
            <w:r w:rsidRPr="000459B2">
              <w:rPr>
                <w:rFonts w:hint="eastAsia"/>
              </w:rPr>
              <w:t>、</w:t>
            </w:r>
            <w:r>
              <w:rPr>
                <w:rFonts w:hint="eastAsia"/>
              </w:rPr>
              <w:t>decryptKey</w:t>
            </w:r>
            <w:r>
              <w:rPr>
                <w:rFonts w:hint="eastAsia"/>
              </w:rPr>
              <w:t>参数传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时使用</w:t>
            </w:r>
            <w:r>
              <w:rPr>
                <w:rFonts w:hint="eastAsia"/>
              </w:rPr>
              <w:t>deviceID</w:t>
            </w:r>
            <w:r>
              <w:rPr>
                <w:rFonts w:hint="eastAsia"/>
              </w:rPr>
              <w:t>作为解密秘钥；</w:t>
            </w:r>
          </w:p>
          <w:p w:rsidR="007D46A6" w:rsidRDefault="007D46A6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、报警云录像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和定时云录像</w:t>
            </w:r>
            <w:r>
              <w:rPr>
                <w:rFonts w:hint="eastAsia"/>
              </w:rPr>
              <w:t>RegionID</w:t>
            </w:r>
            <w:r>
              <w:rPr>
                <w:rFonts w:hint="eastAsia"/>
              </w:rPr>
              <w:t>分别通过</w:t>
            </w:r>
            <w:r>
              <w:rPr>
                <w:rFonts w:hint="eastAsia"/>
              </w:rPr>
              <w:t>LCOpenSDK_Api::request</w:t>
            </w:r>
            <w:r>
              <w:rPr>
                <w:rFonts w:hint="eastAsia"/>
              </w:rPr>
              <w:t>接口</w:t>
            </w:r>
            <w:r>
              <w:rPr>
                <w:rFonts w:hint="eastAsia"/>
              </w:rPr>
              <w:t>Q</w:t>
            </w:r>
            <w:r w:rsidRPr="008F1167">
              <w:rPr>
                <w:rFonts w:hint="eastAsia"/>
              </w:rPr>
              <w:t>ueryCloudRecords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Q</w:t>
            </w:r>
            <w:r w:rsidRPr="008F1167">
              <w:rPr>
                <w:rFonts w:hint="eastAsia"/>
              </w:rPr>
              <w:t>ueryCloud</w:t>
            </w:r>
            <w:r>
              <w:rPr>
                <w:rFonts w:hint="eastAsia"/>
              </w:rPr>
              <w:t>Plan</w:t>
            </w:r>
            <w:r w:rsidRPr="008F1167">
              <w:rPr>
                <w:rFonts w:hint="eastAsia"/>
              </w:rPr>
              <w:t>Records</w:t>
            </w:r>
            <w:r>
              <w:rPr>
                <w:rFonts w:hint="eastAsia"/>
              </w:rPr>
              <w:t>请求</w:t>
            </w:r>
            <w:r w:rsidRPr="008F1167">
              <w:rPr>
                <w:rFonts w:hint="eastAsia"/>
              </w:rPr>
              <w:t>查询</w:t>
            </w:r>
            <w:r>
              <w:rPr>
                <w:rFonts w:hint="eastAsia"/>
              </w:rPr>
              <w:t>。</w:t>
            </w:r>
          </w:p>
          <w:p w:rsidR="007D46A6" w:rsidRPr="005D1FFF" w:rsidRDefault="007D46A6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、当</w:t>
            </w:r>
            <w:r>
              <w:rPr>
                <w:rFonts w:hint="eastAsia"/>
              </w:rPr>
              <w:t>onPlayerResult</w:t>
            </w:r>
            <w:r>
              <w:rPr>
                <w:rFonts w:hint="eastAsia"/>
              </w:rPr>
              <w:t>回调秘钥错（</w:t>
            </w:r>
            <w:r>
              <w:rPr>
                <w:rFonts w:hint="eastAsia"/>
              </w:rPr>
              <w:t>code=11</w:t>
            </w:r>
            <w:r>
              <w:rPr>
                <w:rFonts w:hint="eastAsia"/>
              </w:rPr>
              <w:t>）时，</w:t>
            </w:r>
            <w:r>
              <w:rPr>
                <w:rFonts w:hint="eastAsia"/>
              </w:rPr>
              <w:t>psk</w:t>
            </w:r>
            <w:r>
              <w:rPr>
                <w:rFonts w:hint="eastAsia"/>
              </w:rPr>
              <w:t>需设置为秘钥后重新播放；当回调设备密码错时（</w:t>
            </w:r>
            <w:r>
              <w:rPr>
                <w:rFonts w:hint="eastAsia"/>
              </w:rPr>
              <w:t>code=14</w:t>
            </w:r>
            <w:r>
              <w:rPr>
                <w:rFonts w:hint="eastAsia"/>
              </w:rPr>
              <w:t>），</w:t>
            </w:r>
            <w:r>
              <w:rPr>
                <w:rFonts w:hint="eastAsia"/>
              </w:rPr>
              <w:t>psk</w:t>
            </w:r>
            <w:r>
              <w:rPr>
                <w:rFonts w:hint="eastAsia"/>
              </w:rPr>
              <w:t>需设置为设备密码后重新播放。</w:t>
            </w:r>
          </w:p>
        </w:tc>
      </w:tr>
    </w:tbl>
    <w:p w:rsidR="007D46A6" w:rsidRPr="007D46A6" w:rsidRDefault="007D46A6" w:rsidP="007D46A6"/>
    <w:p w:rsidR="004C14E5" w:rsidRDefault="004C14E5">
      <w:pPr>
        <w:pStyle w:val="3"/>
      </w:pPr>
      <w:bookmarkStart w:id="63" w:name="_Toc130393449"/>
      <w:r w:rsidRPr="004C14E5">
        <w:t>controlMovePTZ</w:t>
      </w:r>
      <w:bookmarkEnd w:id="63"/>
    </w:p>
    <w:tbl>
      <w:tblPr>
        <w:tblStyle w:val="12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2575"/>
        <w:gridCol w:w="5177"/>
      </w:tblGrid>
      <w:tr w:rsidR="004C14E5" w:rsidTr="004C1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:rsidR="004C14E5" w:rsidRDefault="004C14E5" w:rsidP="006D5822">
            <w:r>
              <w:rPr>
                <w:rFonts w:hint="eastAsia"/>
              </w:rPr>
              <w:t>方法</w:t>
            </w:r>
          </w:p>
        </w:tc>
        <w:tc>
          <w:tcPr>
            <w:tcW w:w="5177" w:type="dxa"/>
          </w:tcPr>
          <w:p w:rsidR="004C14E5" w:rsidRDefault="004C14E5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4E5">
              <w:t>int controlMovePTZ(LCOpenSDK_ParamControlPTZ *paramControlPTZ);</w:t>
            </w:r>
          </w:p>
        </w:tc>
      </w:tr>
      <w:tr w:rsidR="004C14E5" w:rsidTr="004C1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:rsidR="004C14E5" w:rsidRDefault="004C14E5" w:rsidP="006D5822">
            <w:r>
              <w:rPr>
                <w:rFonts w:hint="eastAsia"/>
              </w:rPr>
              <w:t>简介</w:t>
            </w:r>
          </w:p>
        </w:tc>
        <w:tc>
          <w:tcPr>
            <w:tcW w:w="5177" w:type="dxa"/>
          </w:tcPr>
          <w:p w:rsidR="004C14E5" w:rsidRDefault="004C14E5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云台操控（优化接口，建议使用）</w:t>
            </w:r>
          </w:p>
        </w:tc>
      </w:tr>
      <w:tr w:rsidR="004C14E5" w:rsidTr="004C1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:rsidR="004C14E5" w:rsidRDefault="004C14E5" w:rsidP="006D5822">
            <w:r>
              <w:rPr>
                <w:rFonts w:hint="eastAsia"/>
              </w:rPr>
              <w:t>参数</w:t>
            </w:r>
          </w:p>
          <w:p w:rsidR="004C14E5" w:rsidRDefault="004C14E5" w:rsidP="004C14E5">
            <w:r w:rsidRPr="004C14E5">
              <w:t>LCOpenSDK_ParamControlPTZ</w:t>
            </w:r>
            <w:r>
              <w:rPr>
                <w:rFonts w:hint="eastAsia"/>
              </w:rPr>
              <w:t>属性</w:t>
            </w:r>
          </w:p>
        </w:tc>
        <w:tc>
          <w:tcPr>
            <w:tcW w:w="5177" w:type="dxa"/>
          </w:tcPr>
          <w:p w:rsidR="004C14E5" w:rsidRDefault="004C14E5" w:rsidP="004C1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4E5">
              <w:t xml:space="preserve">paramControlPTZ </w:t>
            </w:r>
            <w:r>
              <w:t xml:space="preserve"> </w:t>
            </w:r>
            <w:r w:rsidRPr="004C14E5">
              <w:t>LCOpenSDK_ParamControlPTZ</w:t>
            </w:r>
            <w:r>
              <w:rPr>
                <w:rFonts w:hint="eastAsia"/>
              </w:rPr>
              <w:t>对象指针</w:t>
            </w:r>
          </w:p>
          <w:p w:rsidR="004C14E5" w:rsidRDefault="004C14E5" w:rsidP="004C14E5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02BE">
              <w:t>accessToken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管理员</w:t>
            </w:r>
            <w:r>
              <w:rPr>
                <w:rFonts w:hint="eastAsia"/>
              </w:rPr>
              <w:t>token</w:t>
            </w:r>
          </w:p>
          <w:p w:rsidR="004C14E5" w:rsidRDefault="004C14E5" w:rsidP="004C14E5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deviceId          </w:t>
            </w:r>
            <w:r>
              <w:rPr>
                <w:rFonts w:hint="eastAsia"/>
              </w:rPr>
              <w:t>设备序列号</w:t>
            </w:r>
          </w:p>
          <w:p w:rsidR="004C14E5" w:rsidRDefault="004C14E5" w:rsidP="004C14E5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channel          </w:t>
            </w:r>
            <w:r>
              <w:rPr>
                <w:rFonts w:hint="eastAsia"/>
              </w:rPr>
              <w:t>设备通道号</w:t>
            </w:r>
          </w:p>
          <w:p w:rsidR="004C14E5" w:rsidRDefault="004C14E5" w:rsidP="004C14E5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psk              </w:t>
            </w:r>
            <w:r>
              <w:rPr>
                <w:rFonts w:hint="eastAsia"/>
              </w:rPr>
              <w:t>秘钥（或设备密码）</w:t>
            </w:r>
          </w:p>
          <w:p w:rsidR="004C14E5" w:rsidRDefault="004C14E5" w:rsidP="004C14E5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3BD9">
              <w:t xml:space="preserve">pid              </w:t>
            </w:r>
            <w:r w:rsidRPr="005E3BD9">
              <w:rPr>
                <w:rFonts w:hint="eastAsia"/>
              </w:rPr>
              <w:t>产品</w:t>
            </w:r>
            <w:r w:rsidRPr="005E3BD9">
              <w:rPr>
                <w:rFonts w:hint="eastAsia"/>
              </w:rPr>
              <w:t>ID</w:t>
            </w:r>
          </w:p>
          <w:p w:rsidR="004C14E5" w:rsidRDefault="004C14E5" w:rsidP="004C14E5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playToken         </w:t>
            </w:r>
            <w:r>
              <w:rPr>
                <w:rFonts w:hint="eastAsia"/>
              </w:rPr>
              <w:t>播放</w:t>
            </w:r>
            <w:r>
              <w:rPr>
                <w:rFonts w:hint="eastAsia"/>
              </w:rPr>
              <w:t>Token</w:t>
            </w:r>
          </w:p>
          <w:p w:rsidR="00BD4CE1" w:rsidRPr="00BD4CE1" w:rsidRDefault="00BD4CE1" w:rsidP="004C14E5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4CE1">
              <w:t xml:space="preserve">operation      </w:t>
            </w:r>
            <w:r w:rsidRPr="00BD4CE1">
              <w:rPr>
                <w:rFonts w:hint="eastAsia"/>
              </w:rPr>
              <w:t>操作行为</w:t>
            </w:r>
            <w:r w:rsidRPr="00BD4CE1">
              <w:t>0-</w:t>
            </w:r>
            <w:r w:rsidRPr="00BD4CE1">
              <w:t>上，</w:t>
            </w:r>
            <w:r w:rsidRPr="00BD4CE1">
              <w:t>-</w:t>
            </w:r>
            <w:r w:rsidRPr="00BD4CE1">
              <w:t>下，</w:t>
            </w:r>
            <w:r w:rsidRPr="00BD4CE1">
              <w:t>-</w:t>
            </w:r>
            <w:r w:rsidRPr="00BD4CE1">
              <w:t>左，</w:t>
            </w:r>
            <w:r w:rsidRPr="00BD4CE1">
              <w:t>-</w:t>
            </w:r>
            <w:r w:rsidRPr="00BD4CE1">
              <w:t>右，</w:t>
            </w:r>
            <w:r w:rsidRPr="00BD4CE1">
              <w:t>-</w:t>
            </w:r>
            <w:r w:rsidRPr="00BD4CE1">
              <w:t>左上，</w:t>
            </w:r>
            <w:r w:rsidRPr="00BD4CE1">
              <w:t>-</w:t>
            </w:r>
            <w:r w:rsidRPr="00BD4CE1">
              <w:t>下，</w:t>
            </w:r>
            <w:r w:rsidRPr="00BD4CE1">
              <w:t>-</w:t>
            </w:r>
            <w:r w:rsidRPr="00BD4CE1">
              <w:t>右上，</w:t>
            </w:r>
            <w:r w:rsidRPr="00BD4CE1">
              <w:t>-</w:t>
            </w:r>
            <w:r w:rsidRPr="00BD4CE1">
              <w:t>右下，</w:t>
            </w:r>
            <w:r w:rsidRPr="00BD4CE1">
              <w:t>-</w:t>
            </w:r>
            <w:r w:rsidRPr="00BD4CE1">
              <w:t>放大，</w:t>
            </w:r>
            <w:r w:rsidRPr="00BD4CE1">
              <w:t>-</w:t>
            </w:r>
            <w:r w:rsidRPr="00BD4CE1">
              <w:t>缩小，</w:t>
            </w:r>
            <w:r w:rsidRPr="00BD4CE1">
              <w:t>-</w:t>
            </w:r>
            <w:r w:rsidRPr="00BD4CE1">
              <w:t>停止</w:t>
            </w:r>
          </w:p>
          <w:p w:rsidR="004C14E5" w:rsidRDefault="00BD4CE1" w:rsidP="00BD4CE1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4CE1">
              <w:t xml:space="preserve">duration         </w:t>
            </w:r>
            <w:r w:rsidRPr="00BD4CE1">
              <w:rPr>
                <w:rFonts w:hint="eastAsia"/>
              </w:rPr>
              <w:t>移动持续时间</w:t>
            </w:r>
          </w:p>
        </w:tc>
      </w:tr>
      <w:tr w:rsidR="004C14E5" w:rsidTr="004C1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:rsidR="004C14E5" w:rsidRDefault="004C14E5" w:rsidP="006D5822">
            <w:r>
              <w:rPr>
                <w:rFonts w:hint="eastAsia"/>
              </w:rPr>
              <w:t>返回值</w:t>
            </w:r>
          </w:p>
        </w:tc>
        <w:tc>
          <w:tcPr>
            <w:tcW w:w="5177" w:type="dxa"/>
          </w:tcPr>
          <w:p w:rsidR="004C14E5" w:rsidRDefault="004C14E5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表示成功，</w:t>
            </w:r>
            <w:r>
              <w:rPr>
                <w:rFonts w:hint="eastAsia"/>
              </w:rPr>
              <w:t>-1</w:t>
            </w:r>
            <w:r w:rsidR="00673426">
              <w:rPr>
                <w:rFonts w:hint="eastAsia"/>
              </w:rPr>
              <w:t>表示失败</w:t>
            </w:r>
          </w:p>
        </w:tc>
      </w:tr>
      <w:tr w:rsidR="004C14E5" w:rsidTr="004C1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:rsidR="004C14E5" w:rsidRDefault="004C14E5" w:rsidP="006D5822">
            <w:r>
              <w:rPr>
                <w:rFonts w:hint="eastAsia"/>
              </w:rPr>
              <w:t>备注</w:t>
            </w:r>
          </w:p>
        </w:tc>
        <w:tc>
          <w:tcPr>
            <w:tcW w:w="5177" w:type="dxa"/>
          </w:tcPr>
          <w:p w:rsidR="004C14E5" w:rsidRPr="00AF74A0" w:rsidRDefault="00BD4CE1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具体请求参数参考</w:t>
            </w:r>
            <w:r>
              <w:rPr>
                <w:rFonts w:hint="eastAsia"/>
              </w:rPr>
              <w:t>Demo</w:t>
            </w:r>
          </w:p>
        </w:tc>
      </w:tr>
    </w:tbl>
    <w:p w:rsidR="004C14E5" w:rsidRPr="004C14E5" w:rsidRDefault="004C14E5" w:rsidP="004C14E5"/>
    <w:p w:rsidR="005E3BD9" w:rsidRPr="00BF4CE3" w:rsidRDefault="005E3BD9" w:rsidP="005E3BD9">
      <w:pPr>
        <w:pStyle w:val="3"/>
      </w:pPr>
      <w:bookmarkStart w:id="64" w:name="_Toc130393450"/>
      <w:r w:rsidRPr="00BF4CE3">
        <w:lastRenderedPageBreak/>
        <w:t>stopRtspReal</w:t>
      </w:r>
      <w:bookmarkEnd w:id="64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9"/>
        <w:gridCol w:w="6623"/>
      </w:tblGrid>
      <w:tr w:rsidR="005E3BD9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5E3BD9" w:rsidRDefault="005E3BD9" w:rsidP="006D5822">
            <w:r>
              <w:rPr>
                <w:rFonts w:hint="eastAsia"/>
              </w:rPr>
              <w:t>方法</w:t>
            </w:r>
          </w:p>
        </w:tc>
        <w:tc>
          <w:tcPr>
            <w:tcW w:w="6623" w:type="dxa"/>
          </w:tcPr>
          <w:p w:rsidR="005E3BD9" w:rsidRDefault="005E3BD9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4033">
              <w:t>int stopRtspReal();</w:t>
            </w:r>
          </w:p>
        </w:tc>
      </w:tr>
      <w:tr w:rsidR="005E3BD9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5E3BD9" w:rsidRDefault="005E3BD9" w:rsidP="006D5822">
            <w:r>
              <w:rPr>
                <w:rFonts w:hint="eastAsia"/>
              </w:rPr>
              <w:t>简介</w:t>
            </w:r>
          </w:p>
        </w:tc>
        <w:tc>
          <w:tcPr>
            <w:tcW w:w="6623" w:type="dxa"/>
          </w:tcPr>
          <w:p w:rsidR="005E3BD9" w:rsidRDefault="005E3BD9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54F6">
              <w:rPr>
                <w:rFonts w:hint="eastAsia"/>
              </w:rPr>
              <w:t>停止</w:t>
            </w:r>
            <w:r>
              <w:rPr>
                <w:rFonts w:hint="eastAsia"/>
              </w:rPr>
              <w:t>实时</w:t>
            </w:r>
            <w:r w:rsidRPr="00AE54F6">
              <w:rPr>
                <w:rFonts w:hint="eastAsia"/>
              </w:rPr>
              <w:t>播放</w:t>
            </w:r>
          </w:p>
        </w:tc>
      </w:tr>
      <w:tr w:rsidR="005E3BD9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5E3BD9" w:rsidRDefault="005E3BD9" w:rsidP="006D5822">
            <w:r>
              <w:rPr>
                <w:rFonts w:hint="eastAsia"/>
              </w:rPr>
              <w:t>参数</w:t>
            </w:r>
          </w:p>
        </w:tc>
        <w:tc>
          <w:tcPr>
            <w:tcW w:w="6623" w:type="dxa"/>
          </w:tcPr>
          <w:p w:rsidR="005E3BD9" w:rsidRDefault="005E3BD9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5E3BD9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5E3BD9" w:rsidRDefault="005E3BD9" w:rsidP="006D5822">
            <w:r>
              <w:rPr>
                <w:rFonts w:hint="eastAsia"/>
              </w:rPr>
              <w:t>返回值</w:t>
            </w:r>
          </w:p>
        </w:tc>
        <w:tc>
          <w:tcPr>
            <w:tcW w:w="6623" w:type="dxa"/>
          </w:tcPr>
          <w:p w:rsidR="005E3BD9" w:rsidRDefault="005E3BD9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65" w:name="OLE_LINK35"/>
            <w:bookmarkStart w:id="66" w:name="OLE_LINK36"/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表示成功，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表示内部错误</w:t>
            </w:r>
            <w:bookmarkEnd w:id="65"/>
            <w:bookmarkEnd w:id="66"/>
          </w:p>
        </w:tc>
      </w:tr>
      <w:tr w:rsidR="005E3BD9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5E3BD9" w:rsidRDefault="005E3BD9" w:rsidP="006D5822">
            <w:r>
              <w:rPr>
                <w:rFonts w:hint="eastAsia"/>
              </w:rPr>
              <w:t>备注</w:t>
            </w:r>
          </w:p>
        </w:tc>
        <w:tc>
          <w:tcPr>
            <w:tcW w:w="6623" w:type="dxa"/>
          </w:tcPr>
          <w:p w:rsidR="005E3BD9" w:rsidRPr="00AF74A0" w:rsidRDefault="005E3BD9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异步接口，实际是否</w:t>
            </w:r>
            <w:r>
              <w:rPr>
                <w:rFonts w:hint="eastAsia"/>
              </w:rPr>
              <w:t>stop</w:t>
            </w:r>
            <w:r>
              <w:rPr>
                <w:rFonts w:hint="eastAsia"/>
              </w:rPr>
              <w:t>成功需根据监听接口判断</w:t>
            </w:r>
          </w:p>
        </w:tc>
      </w:tr>
    </w:tbl>
    <w:p w:rsidR="001D0DD3" w:rsidRPr="004E6A7C" w:rsidRDefault="001D0DD3" w:rsidP="001D0DD3">
      <w:pPr>
        <w:pStyle w:val="3"/>
      </w:pPr>
      <w:bookmarkStart w:id="67" w:name="_Toc130393451"/>
      <w:r w:rsidRPr="004E6A7C">
        <w:t>stop</w:t>
      </w:r>
      <w:r>
        <w:rPr>
          <w:rFonts w:hint="eastAsia"/>
        </w:rPr>
        <w:t>DeviceRecord</w:t>
      </w:r>
      <w:bookmarkEnd w:id="67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BB2">
              <w:t>int stop</w:t>
            </w:r>
            <w:r>
              <w:rPr>
                <w:rFonts w:hint="eastAsia"/>
              </w:rPr>
              <w:t>DeviceRecord</w:t>
            </w:r>
            <w:r w:rsidRPr="00CA2BB2">
              <w:t>();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F2F">
              <w:rPr>
                <w:rFonts w:hint="eastAsia"/>
              </w:rPr>
              <w:t>停止</w:t>
            </w:r>
            <w:r>
              <w:rPr>
                <w:rFonts w:hint="eastAsia"/>
              </w:rPr>
              <w:t>设备录像回</w:t>
            </w:r>
            <w:r w:rsidRPr="002F0F2F">
              <w:rPr>
                <w:rFonts w:hint="eastAsia"/>
              </w:rPr>
              <w:t>放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表示成功，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表示内部错误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异步接口，实际是否</w:t>
            </w:r>
            <w:r>
              <w:rPr>
                <w:rFonts w:hint="eastAsia"/>
              </w:rPr>
              <w:t>stop</w:t>
            </w:r>
            <w:r>
              <w:rPr>
                <w:rFonts w:hint="eastAsia"/>
              </w:rPr>
              <w:t>成功需根据监听接口判断</w:t>
            </w:r>
          </w:p>
        </w:tc>
      </w:tr>
    </w:tbl>
    <w:p w:rsidR="001D0DD3" w:rsidRPr="008F1167" w:rsidRDefault="001D0DD3" w:rsidP="001D0DD3">
      <w:pPr>
        <w:pStyle w:val="3"/>
      </w:pPr>
      <w:bookmarkStart w:id="68" w:name="_playCloud"/>
      <w:bookmarkStart w:id="69" w:name="_Toc130393452"/>
      <w:bookmarkStart w:id="70" w:name="OLE_LINK13"/>
      <w:bookmarkStart w:id="71" w:name="OLE_LINK14"/>
      <w:bookmarkEnd w:id="68"/>
      <w:r w:rsidRPr="008F1167">
        <w:t>stopCloud</w:t>
      </w:r>
      <w:bookmarkEnd w:id="69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9"/>
        <w:gridCol w:w="6623"/>
      </w:tblGrid>
      <w:tr w:rsidR="001D0DD3" w:rsidRPr="008F1167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8F1167" w:rsidRDefault="001D0DD3" w:rsidP="00442270">
            <w:r w:rsidRPr="008F1167"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Pr="008F1167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D6F57">
              <w:t>int stopCloud();</w:t>
            </w:r>
          </w:p>
        </w:tc>
      </w:tr>
      <w:tr w:rsidR="001D0DD3" w:rsidRPr="008F1167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8F1167" w:rsidRDefault="001D0DD3" w:rsidP="00442270">
            <w:r w:rsidRPr="008F1167"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Pr="008F1167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167">
              <w:rPr>
                <w:rFonts w:hint="eastAsia"/>
              </w:rPr>
              <w:t>停止云录像</w:t>
            </w:r>
            <w:r>
              <w:rPr>
                <w:rFonts w:hint="eastAsia"/>
              </w:rPr>
              <w:t>回放</w:t>
            </w:r>
          </w:p>
        </w:tc>
      </w:tr>
      <w:tr w:rsidR="001D0DD3" w:rsidRPr="008F1167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8F1167" w:rsidRDefault="001D0DD3" w:rsidP="00442270">
            <w:r w:rsidRPr="008F1167"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Pr="008F1167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167">
              <w:rPr>
                <w:rFonts w:hint="eastAsia"/>
              </w:rPr>
              <w:t>无</w:t>
            </w:r>
          </w:p>
        </w:tc>
      </w:tr>
      <w:tr w:rsidR="001D0DD3" w:rsidRPr="008F1167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8F1167" w:rsidRDefault="001D0DD3" w:rsidP="00442270">
            <w:r w:rsidRPr="008F1167"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Pr="008F1167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表示成功，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表示内部错误</w:t>
            </w:r>
          </w:p>
        </w:tc>
      </w:tr>
      <w:tr w:rsidR="001D0DD3" w:rsidRPr="008F1167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8F1167" w:rsidRDefault="001D0DD3" w:rsidP="00442270">
            <w:r w:rsidRPr="008F1167"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8F1167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异步接口，实际是否</w:t>
            </w:r>
            <w:r>
              <w:rPr>
                <w:rFonts w:hint="eastAsia"/>
              </w:rPr>
              <w:t>stop</w:t>
            </w:r>
            <w:r>
              <w:rPr>
                <w:rFonts w:hint="eastAsia"/>
              </w:rPr>
              <w:t>成功需根据监听接口判断</w:t>
            </w:r>
          </w:p>
        </w:tc>
      </w:tr>
    </w:tbl>
    <w:p w:rsidR="001D0DD3" w:rsidRPr="003F74E7" w:rsidRDefault="001D0DD3" w:rsidP="001D0DD3">
      <w:pPr>
        <w:pStyle w:val="3"/>
      </w:pPr>
      <w:bookmarkStart w:id="72" w:name="_Toc130393453"/>
      <w:bookmarkEnd w:id="70"/>
      <w:bookmarkEnd w:id="71"/>
      <w:r w:rsidRPr="003F74E7">
        <w:t>playAudio</w:t>
      </w:r>
      <w:bookmarkEnd w:id="72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9"/>
        <w:gridCol w:w="6623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3E8">
              <w:t>int playAudio();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使能音频解码，播放</w:t>
            </w:r>
            <w:r w:rsidRPr="00331653">
              <w:rPr>
                <w:rFonts w:hint="eastAsia"/>
              </w:rPr>
              <w:t>声音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73" w:name="OLE_LINK17"/>
            <w:bookmarkStart w:id="74" w:name="OLE_LINK18"/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表示成功，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表示失败</w:t>
            </w:r>
            <w:bookmarkEnd w:id="73"/>
            <w:bookmarkEnd w:id="74"/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1D0DD3" w:rsidRPr="001A00C3" w:rsidRDefault="001D0DD3" w:rsidP="001D0DD3">
      <w:pPr>
        <w:pStyle w:val="3"/>
      </w:pPr>
      <w:bookmarkStart w:id="75" w:name="_Toc130393454"/>
      <w:r w:rsidRPr="001A00C3">
        <w:t>stopAudio</w:t>
      </w:r>
      <w:bookmarkEnd w:id="75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9"/>
        <w:gridCol w:w="6623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77BF0">
              <w:t>int stopAudio();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不使能音频解码，关闭声音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76" w:name="OLE_LINK25"/>
            <w:bookmarkStart w:id="77" w:name="OLE_LINK26"/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表示成功，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表示失败</w:t>
            </w:r>
            <w:bookmarkEnd w:id="76"/>
            <w:bookmarkEnd w:id="77"/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1D0DD3" w:rsidRPr="00583D58" w:rsidRDefault="001D0DD3" w:rsidP="001D0DD3">
      <w:pPr>
        <w:pStyle w:val="3"/>
      </w:pPr>
      <w:bookmarkStart w:id="78" w:name="_Toc130393455"/>
      <w:r w:rsidRPr="00583D58">
        <w:lastRenderedPageBreak/>
        <w:t>seek</w:t>
      </w:r>
      <w:bookmarkEnd w:id="78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9"/>
        <w:gridCol w:w="6623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04D6">
              <w:t>int seek(long seconds);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录像回放定位功能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seconds    </w:t>
            </w:r>
            <w:r>
              <w:rPr>
                <w:rFonts w:hint="eastAsia"/>
              </w:rPr>
              <w:t>相对录像起始时间的偏移秒数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表示内部错误，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表示调用成功。实际</w:t>
            </w:r>
            <w:bookmarkStart w:id="79" w:name="OLE_LINK19"/>
            <w:bookmarkStart w:id="80" w:name="OLE_LINK20"/>
            <w:r>
              <w:rPr>
                <w:rFonts w:hint="eastAsia"/>
              </w:rPr>
              <w:t>是否定位成功</w:t>
            </w:r>
            <w:bookmarkEnd w:id="79"/>
            <w:bookmarkEnd w:id="80"/>
            <w:r>
              <w:rPr>
                <w:rFonts w:hint="eastAsia"/>
              </w:rPr>
              <w:t>需根据</w:t>
            </w:r>
            <w:r>
              <w:rPr>
                <w:rFonts w:hint="eastAsia"/>
              </w:rPr>
              <w:t>onPlayerResult</w:t>
            </w:r>
            <w:r>
              <w:rPr>
                <w:rFonts w:hint="eastAsia"/>
              </w:rPr>
              <w:t>回调状态码判断，参考</w:t>
            </w:r>
            <w:r>
              <w:rPr>
                <w:rFonts w:hint="eastAsia"/>
              </w:rPr>
              <w:t>RTSP</w:t>
            </w:r>
            <w:r>
              <w:rPr>
                <w:rFonts w:hint="eastAsia"/>
              </w:rPr>
              <w:t>（设备录像）和</w:t>
            </w:r>
            <w:r>
              <w:rPr>
                <w:rFonts w:hint="eastAsia"/>
              </w:rPr>
              <w:t>HLS</w:t>
            </w:r>
            <w:r>
              <w:rPr>
                <w:rFonts w:hint="eastAsia"/>
              </w:rPr>
              <w:t>（云录像）业务码定义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bookmarkStart w:id="81" w:name="OLE_LINK21"/>
            <w:bookmarkStart w:id="82" w:name="OLE_LINK22"/>
            <w:r>
              <w:rPr>
                <w:rFonts w:hint="eastAsia"/>
              </w:rPr>
              <w:t>异步接口，实际是否定位成功需根据监听接口判断</w:t>
            </w:r>
            <w:bookmarkEnd w:id="81"/>
            <w:bookmarkEnd w:id="82"/>
          </w:p>
        </w:tc>
      </w:tr>
    </w:tbl>
    <w:p w:rsidR="001D0DD3" w:rsidRPr="00D96C69" w:rsidRDefault="001D0DD3" w:rsidP="001D0DD3">
      <w:pPr>
        <w:pStyle w:val="3"/>
      </w:pPr>
      <w:bookmarkStart w:id="83" w:name="_Toc130393456"/>
      <w:r w:rsidRPr="00D96C69">
        <w:t>pause</w:t>
      </w:r>
      <w:bookmarkEnd w:id="83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9"/>
        <w:gridCol w:w="6623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5373">
              <w:t>int pause();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55A0">
              <w:rPr>
                <w:rFonts w:hint="eastAsia"/>
              </w:rPr>
              <w:t>暂停</w:t>
            </w:r>
            <w:r>
              <w:rPr>
                <w:rFonts w:hint="eastAsia"/>
              </w:rPr>
              <w:t>录像回放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表示内部错误，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表示调用成功。实际是否暂停成功需根据</w:t>
            </w:r>
            <w:r>
              <w:rPr>
                <w:rFonts w:hint="eastAsia"/>
              </w:rPr>
              <w:t>onPlayerResult</w:t>
            </w:r>
            <w:r>
              <w:rPr>
                <w:rFonts w:hint="eastAsia"/>
              </w:rPr>
              <w:t>回调状态码判断，参考</w:t>
            </w:r>
            <w:r>
              <w:rPr>
                <w:rFonts w:hint="eastAsia"/>
              </w:rPr>
              <w:t>RTSP</w:t>
            </w:r>
            <w:r>
              <w:rPr>
                <w:rFonts w:hint="eastAsia"/>
              </w:rPr>
              <w:t>（设备录像）和</w:t>
            </w:r>
            <w:r>
              <w:rPr>
                <w:rFonts w:hint="eastAsia"/>
              </w:rPr>
              <w:t>HLS</w:t>
            </w:r>
            <w:r>
              <w:rPr>
                <w:rFonts w:hint="eastAsia"/>
              </w:rPr>
              <w:t>（云录像）业务码定义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bookmarkStart w:id="84" w:name="OLE_LINK23"/>
            <w:bookmarkStart w:id="85" w:name="OLE_LINK24"/>
            <w:r>
              <w:rPr>
                <w:rFonts w:hint="eastAsia"/>
              </w:rPr>
              <w:t>异步接口，实际是否暂停成功需根据监听接口判断</w:t>
            </w:r>
            <w:bookmarkEnd w:id="84"/>
            <w:bookmarkEnd w:id="85"/>
          </w:p>
        </w:tc>
      </w:tr>
    </w:tbl>
    <w:p w:rsidR="001D0DD3" w:rsidRPr="00847B9B" w:rsidRDefault="001D0DD3" w:rsidP="001D0DD3">
      <w:pPr>
        <w:pStyle w:val="3"/>
      </w:pPr>
      <w:bookmarkStart w:id="86" w:name="_Toc130393457"/>
      <w:r w:rsidRPr="00847B9B">
        <w:t>resume</w:t>
      </w:r>
      <w:bookmarkEnd w:id="86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9"/>
        <w:gridCol w:w="6623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6538">
              <w:t>int resume();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恢复录像回放（</w:t>
            </w:r>
            <w:r>
              <w:rPr>
                <w:rFonts w:hint="eastAsia"/>
              </w:rPr>
              <w:t>pause</w:t>
            </w:r>
            <w:r>
              <w:rPr>
                <w:rFonts w:hint="eastAsia"/>
              </w:rPr>
              <w:t>反向接口）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表示内部错误，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表示调用成功。实际是否恢复成功需根据</w:t>
            </w:r>
            <w:r>
              <w:rPr>
                <w:rFonts w:hint="eastAsia"/>
              </w:rPr>
              <w:t>onPlayerResult</w:t>
            </w:r>
            <w:r>
              <w:rPr>
                <w:rFonts w:hint="eastAsia"/>
              </w:rPr>
              <w:t>回调状态码判断，参考</w:t>
            </w:r>
            <w:r>
              <w:rPr>
                <w:rFonts w:hint="eastAsia"/>
              </w:rPr>
              <w:t>RTSP</w:t>
            </w:r>
            <w:r>
              <w:rPr>
                <w:rFonts w:hint="eastAsia"/>
              </w:rPr>
              <w:t>（设备录像）和</w:t>
            </w:r>
            <w:r>
              <w:rPr>
                <w:rFonts w:hint="eastAsia"/>
              </w:rPr>
              <w:t>HLS</w:t>
            </w:r>
            <w:r>
              <w:rPr>
                <w:rFonts w:hint="eastAsia"/>
              </w:rPr>
              <w:t>（云录像）业务码定义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异步接口，实际是否恢复成功需根据监听接口判断</w:t>
            </w:r>
          </w:p>
        </w:tc>
      </w:tr>
    </w:tbl>
    <w:p w:rsidR="001D0DD3" w:rsidRPr="00EB1CFD" w:rsidRDefault="001D0DD3" w:rsidP="001D0DD3">
      <w:pPr>
        <w:pStyle w:val="3"/>
      </w:pPr>
      <w:bookmarkStart w:id="87" w:name="_Toc130393458"/>
      <w:r w:rsidRPr="00EB1CFD">
        <w:t>snapShot</w:t>
      </w:r>
      <w:bookmarkEnd w:id="87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9"/>
        <w:gridCol w:w="6623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4D6B">
              <w:t>int snapShot(const char* filePath);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本地抓图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filePath    </w:t>
            </w:r>
            <w:r>
              <w:rPr>
                <w:rFonts w:hint="eastAsia"/>
              </w:rPr>
              <w:t>图片文件名（包含</w:t>
            </w:r>
            <w:r>
              <w:t>路径</w:t>
            </w:r>
            <w:r>
              <w:rPr>
                <w:rFonts w:hint="eastAsia"/>
              </w:rPr>
              <w:t>）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88" w:name="OLE_LINK27"/>
            <w:bookmarkStart w:id="89" w:name="OLE_LINK28"/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表示成功，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表示失败</w:t>
            </w:r>
            <w:bookmarkEnd w:id="88"/>
            <w:bookmarkEnd w:id="89"/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播放过程中可调用该接口将一帧视频保存到本地</w:t>
            </w:r>
            <w:r>
              <w:rPr>
                <w:rFonts w:hint="eastAsia"/>
              </w:rPr>
              <w:t>JPG</w:t>
            </w:r>
            <w:r>
              <w:rPr>
                <w:rFonts w:hint="eastAsia"/>
              </w:rPr>
              <w:t>图片</w:t>
            </w:r>
          </w:p>
        </w:tc>
      </w:tr>
    </w:tbl>
    <w:p w:rsidR="001D0DD3" w:rsidRPr="00837722" w:rsidRDefault="001D0DD3" w:rsidP="001D0DD3">
      <w:pPr>
        <w:pStyle w:val="3"/>
      </w:pPr>
      <w:bookmarkStart w:id="90" w:name="_Toc130393459"/>
      <w:r w:rsidRPr="00837722">
        <w:t>startRecord</w:t>
      </w:r>
      <w:bookmarkEnd w:id="90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5C47">
              <w:t>int startRecord(const char* filePath);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开始本地录制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lastRenderedPageBreak/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filePath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录像文件名（包含路径）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表示成功，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表示失败</w:t>
            </w:r>
          </w:p>
        </w:tc>
      </w:tr>
      <w:tr w:rsidR="001D0DD3" w:rsidRPr="0021763A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播放过程中可调用该接口将视频录制到本地</w:t>
            </w:r>
            <w:r>
              <w:rPr>
                <w:rFonts w:hint="eastAsia"/>
              </w:rPr>
              <w:t>MP4</w:t>
            </w:r>
            <w:r>
              <w:rPr>
                <w:rFonts w:hint="eastAsia"/>
              </w:rPr>
              <w:t>文件</w:t>
            </w:r>
          </w:p>
        </w:tc>
      </w:tr>
    </w:tbl>
    <w:p w:rsidR="001D0DD3" w:rsidRPr="0040435E" w:rsidRDefault="001D0DD3" w:rsidP="001D0DD3">
      <w:pPr>
        <w:pStyle w:val="3"/>
      </w:pPr>
      <w:bookmarkStart w:id="91" w:name="_Toc130393460"/>
      <w:r w:rsidRPr="0040435E">
        <w:t>stopRecord</w:t>
      </w:r>
      <w:bookmarkEnd w:id="91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  <w:tblPrChange w:id="92" w:author="Comparison" w:date="2023-07-28T14:44:00Z">
          <w:tblPr>
            <w:tblStyle w:val="12"/>
            <w:tblW w:w="0" w:type="auto"/>
            <w:tblInd w:w="534" w:type="dxa"/>
            <w:tblLook w:val="04A0" w:firstRow="1" w:lastRow="0" w:firstColumn="1" w:lastColumn="0" w:noHBand="0" w:noVBand="1"/>
          </w:tblPr>
        </w:tblPrChange>
      </w:tblPr>
      <w:tblGrid>
        <w:gridCol w:w="1129"/>
        <w:gridCol w:w="6623"/>
        <w:tblGridChange w:id="93">
          <w:tblGrid>
            <w:gridCol w:w="1129"/>
            <w:gridCol w:w="6623"/>
          </w:tblGrid>
        </w:tblGridChange>
      </w:tblGrid>
      <w:tr w:rsidR="001D0DD3" w:rsidTr="00220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PrChange w:id="94" w:author="Comparison" w:date="2023-07-28T14:44:00Z">
              <w:tcPr>
                <w:tcW w:w="1134" w:type="dxa"/>
              </w:tcPr>
            </w:tcPrChange>
          </w:tcPr>
          <w:p w:rsidR="001D0DD3" w:rsidRDefault="001D0DD3" w:rsidP="00442270">
            <w:pPr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方法</w:t>
            </w:r>
          </w:p>
        </w:tc>
        <w:tc>
          <w:tcPr>
            <w:tcW w:w="6623" w:type="dxa"/>
            <w:tcPrChange w:id="95" w:author="Comparison" w:date="2023-07-28T14:44:00Z">
              <w:tcPr>
                <w:tcW w:w="6662" w:type="dxa"/>
              </w:tcPr>
            </w:tcPrChange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107D">
              <w:t>int stopRecord();</w:t>
            </w:r>
          </w:p>
        </w:tc>
      </w:tr>
      <w:tr w:rsidR="001D0DD3" w:rsidTr="00220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PrChange w:id="96" w:author="Comparison" w:date="2023-07-28T14:44:00Z">
              <w:tcPr>
                <w:tcW w:w="1134" w:type="dxa"/>
              </w:tcPr>
            </w:tcPrChange>
          </w:tcPr>
          <w:p w:rsidR="001D0DD3" w:rsidRDefault="001D0DD3" w:rsidP="00442270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简介</w:t>
            </w:r>
          </w:p>
        </w:tc>
        <w:tc>
          <w:tcPr>
            <w:tcW w:w="6623" w:type="dxa"/>
            <w:tcPrChange w:id="97" w:author="Comparison" w:date="2023-07-28T14:44:00Z">
              <w:tcPr>
                <w:tcW w:w="6662" w:type="dxa"/>
              </w:tcPr>
            </w:tcPrChange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4D41">
              <w:rPr>
                <w:rFonts w:hint="eastAsia"/>
              </w:rPr>
              <w:t>停止</w:t>
            </w:r>
            <w:r>
              <w:rPr>
                <w:rFonts w:hint="eastAsia"/>
              </w:rPr>
              <w:t>本地录制</w:t>
            </w:r>
          </w:p>
        </w:tc>
      </w:tr>
      <w:tr w:rsidR="001D0DD3" w:rsidTr="00220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PrChange w:id="98" w:author="Comparison" w:date="2023-07-28T14:44:00Z">
              <w:tcPr>
                <w:tcW w:w="1134" w:type="dxa"/>
              </w:tcPr>
            </w:tcPrChange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23" w:type="dxa"/>
            <w:tcPrChange w:id="99" w:author="Comparison" w:date="2023-07-28T14:44:00Z">
              <w:tcPr>
                <w:tcW w:w="6662" w:type="dxa"/>
              </w:tcPr>
            </w:tcPrChange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220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PrChange w:id="100" w:author="Comparison" w:date="2023-07-28T14:44:00Z">
              <w:tcPr>
                <w:tcW w:w="1134" w:type="dxa"/>
              </w:tcPr>
            </w:tcPrChange>
          </w:tcPr>
          <w:p w:rsidR="001D0DD3" w:rsidRDefault="001D0DD3" w:rsidP="00442270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23" w:type="dxa"/>
            <w:tcPrChange w:id="101" w:author="Comparison" w:date="2023-07-28T14:44:00Z">
              <w:tcPr>
                <w:tcW w:w="6662" w:type="dxa"/>
              </w:tcPr>
            </w:tcPrChange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表示成功，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表示失败</w:t>
            </w:r>
          </w:p>
        </w:tc>
      </w:tr>
      <w:tr w:rsidR="001D0DD3" w:rsidTr="00220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PrChange w:id="102" w:author="Comparison" w:date="2023-07-28T14:44:00Z">
              <w:tcPr>
                <w:tcW w:w="1134" w:type="dxa"/>
              </w:tcPr>
            </w:tcPrChange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23" w:type="dxa"/>
            <w:tcPrChange w:id="103" w:author="Comparison" w:date="2023-07-28T14:44:00Z">
              <w:tcPr>
                <w:tcW w:w="6662" w:type="dxa"/>
              </w:tcPr>
            </w:tcPrChange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startRecord</w:t>
            </w:r>
            <w:r>
              <w:rPr>
                <w:rFonts w:hint="eastAsia"/>
              </w:rPr>
              <w:t>结合使用</w:t>
            </w:r>
          </w:p>
        </w:tc>
      </w:tr>
    </w:tbl>
    <w:p w:rsidR="002202C8" w:rsidRDefault="002202C8">
      <w:pPr>
        <w:pStyle w:val="3"/>
        <w:rPr>
          <w:ins w:id="104" w:author="Comparison" w:date="2023-07-28T14:44:00Z"/>
        </w:rPr>
      </w:pPr>
      <w:bookmarkStart w:id="105" w:name="_LCOpenSDK_AudioTalk"/>
      <w:bookmarkStart w:id="106" w:name="_Toc130393461"/>
      <w:bookmarkEnd w:id="105"/>
      <w:ins w:id="107" w:author="Comparison" w:date="2023-07-28T14:44:00Z">
        <w:r w:rsidRPr="002202C8">
          <w:t>createPlayGroup</w:t>
        </w:r>
      </w:ins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9"/>
        <w:gridCol w:w="6623"/>
      </w:tblGrid>
      <w:tr w:rsidR="002202C8" w:rsidTr="009009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08" w:author="Comparison" w:date="2023-07-28T14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2202C8" w:rsidRDefault="002202C8" w:rsidP="009009FF">
            <w:pPr>
              <w:rPr>
                <w:ins w:id="109" w:author="Comparison" w:date="2023-07-28T14:44:00Z"/>
              </w:rPr>
            </w:pPr>
            <w:ins w:id="110" w:author="Comparison" w:date="2023-07-28T14:44:00Z">
              <w:r>
                <w:rPr>
                  <w:rFonts w:hint="eastAsia"/>
                </w:rPr>
                <w:t>方法</w:t>
              </w:r>
            </w:ins>
          </w:p>
        </w:tc>
        <w:tc>
          <w:tcPr>
            <w:tcW w:w="6623" w:type="dxa"/>
          </w:tcPr>
          <w:p w:rsidR="002202C8" w:rsidRDefault="002202C8" w:rsidP="009009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11" w:author="Comparison" w:date="2023-07-28T14:44:00Z"/>
              </w:rPr>
            </w:pPr>
            <w:ins w:id="112" w:author="Comparison" w:date="2023-07-28T14:44:00Z">
              <w:r w:rsidRPr="002202C8">
                <w:t>static void* createPlayGroup();</w:t>
              </w:r>
            </w:ins>
          </w:p>
        </w:tc>
      </w:tr>
      <w:tr w:rsidR="002202C8" w:rsidTr="009009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13" w:author="Comparison" w:date="2023-07-28T14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2202C8" w:rsidRDefault="002202C8" w:rsidP="009009FF">
            <w:pPr>
              <w:rPr>
                <w:ins w:id="114" w:author="Comparison" w:date="2023-07-28T14:44:00Z"/>
              </w:rPr>
            </w:pPr>
            <w:ins w:id="115" w:author="Comparison" w:date="2023-07-28T14:44:00Z">
              <w:r>
                <w:rPr>
                  <w:rFonts w:hint="eastAsia"/>
                </w:rPr>
                <w:t>简介</w:t>
              </w:r>
            </w:ins>
          </w:p>
        </w:tc>
        <w:tc>
          <w:tcPr>
            <w:tcW w:w="6623" w:type="dxa"/>
          </w:tcPr>
          <w:p w:rsidR="002202C8" w:rsidRDefault="002202C8" w:rsidP="009009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6" w:author="Comparison" w:date="2023-07-28T14:44:00Z"/>
              </w:rPr>
            </w:pPr>
            <w:ins w:id="117" w:author="Comparison" w:date="2023-07-28T14:44:00Z">
              <w:r w:rsidRPr="001A0F39">
                <w:t>创建同步播放组</w:t>
              </w:r>
            </w:ins>
          </w:p>
        </w:tc>
      </w:tr>
      <w:tr w:rsidR="002202C8" w:rsidTr="009009FF">
        <w:trPr>
          <w:ins w:id="118" w:author="Comparison" w:date="2023-07-28T14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2202C8" w:rsidRPr="002202C8" w:rsidRDefault="002202C8" w:rsidP="009009FF">
            <w:pPr>
              <w:rPr>
                <w:ins w:id="119" w:author="Comparison" w:date="2023-07-28T14:44:00Z"/>
                <w:b w:val="0"/>
                <w:bCs w:val="0"/>
              </w:rPr>
            </w:pPr>
            <w:ins w:id="120" w:author="Comparison" w:date="2023-07-28T14:44:00Z">
              <w:r w:rsidRPr="002202C8">
                <w:rPr>
                  <w:rFonts w:hint="eastAsia"/>
                  <w:b w:val="0"/>
                  <w:bCs w:val="0"/>
                </w:rPr>
                <w:t>参数</w:t>
              </w:r>
            </w:ins>
          </w:p>
        </w:tc>
        <w:tc>
          <w:tcPr>
            <w:tcW w:w="6623" w:type="dxa"/>
          </w:tcPr>
          <w:p w:rsidR="002202C8" w:rsidRDefault="002202C8" w:rsidP="009009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21" w:author="Comparison" w:date="2023-07-28T14:44:00Z"/>
              </w:rPr>
            </w:pPr>
            <w:ins w:id="122" w:author="Comparison" w:date="2023-07-28T14:44:00Z">
              <w:r>
                <w:rPr>
                  <w:rFonts w:hint="eastAsia"/>
                </w:rPr>
                <w:t>无</w:t>
              </w:r>
            </w:ins>
          </w:p>
        </w:tc>
      </w:tr>
      <w:tr w:rsidR="002202C8" w:rsidTr="009009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23" w:author="Comparison" w:date="2023-07-28T14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2202C8" w:rsidRDefault="002202C8" w:rsidP="009009FF">
            <w:pPr>
              <w:rPr>
                <w:ins w:id="124" w:author="Comparison" w:date="2023-07-28T14:44:00Z"/>
              </w:rPr>
            </w:pPr>
            <w:ins w:id="125" w:author="Comparison" w:date="2023-07-28T14:44:00Z">
              <w:r>
                <w:rPr>
                  <w:rFonts w:hint="eastAsia"/>
                </w:rPr>
                <w:t>返回值</w:t>
              </w:r>
            </w:ins>
          </w:p>
        </w:tc>
        <w:tc>
          <w:tcPr>
            <w:tcW w:w="6623" w:type="dxa"/>
          </w:tcPr>
          <w:p w:rsidR="002202C8" w:rsidRDefault="001A0F39" w:rsidP="009009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26" w:author="Comparison" w:date="2023-07-28T14:44:00Z"/>
              </w:rPr>
            </w:pPr>
            <w:ins w:id="127" w:author="Comparison" w:date="2023-07-28T14:44:00Z">
              <w:r>
                <w:rPr>
                  <w:rFonts w:hint="eastAsia"/>
                </w:rPr>
                <w:t>无</w:t>
              </w:r>
            </w:ins>
          </w:p>
        </w:tc>
      </w:tr>
      <w:tr w:rsidR="002202C8" w:rsidTr="009009FF">
        <w:trPr>
          <w:ins w:id="128" w:author="Comparison" w:date="2023-07-28T14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2202C8" w:rsidRDefault="002202C8" w:rsidP="009009FF">
            <w:pPr>
              <w:rPr>
                <w:ins w:id="129" w:author="Comparison" w:date="2023-07-28T14:44:00Z"/>
              </w:rPr>
            </w:pPr>
            <w:ins w:id="130" w:author="Comparison" w:date="2023-07-28T14:44:00Z">
              <w:r>
                <w:rPr>
                  <w:rFonts w:hint="eastAsia"/>
                </w:rPr>
                <w:t>备注</w:t>
              </w:r>
            </w:ins>
          </w:p>
        </w:tc>
        <w:tc>
          <w:tcPr>
            <w:tcW w:w="6623" w:type="dxa"/>
          </w:tcPr>
          <w:p w:rsidR="002202C8" w:rsidRPr="00AF74A0" w:rsidRDefault="001A0F39" w:rsidP="009009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31" w:author="Comparison" w:date="2023-07-28T14:44:00Z"/>
                <w:color w:val="FF0000"/>
              </w:rPr>
            </w:pPr>
            <w:ins w:id="132" w:author="Comparison" w:date="2023-07-28T14:44:00Z">
              <w:r>
                <w:rPr>
                  <w:rFonts w:hint="eastAsia"/>
                </w:rPr>
                <w:t>不需要上层销毁</w:t>
              </w:r>
            </w:ins>
          </w:p>
        </w:tc>
      </w:tr>
    </w:tbl>
    <w:p w:rsidR="002202C8" w:rsidRPr="002202C8" w:rsidRDefault="002202C8" w:rsidP="002202C8">
      <w:pPr>
        <w:rPr>
          <w:ins w:id="133" w:author="Comparison" w:date="2023-07-28T14:44:00Z"/>
        </w:rPr>
      </w:pPr>
    </w:p>
    <w:p w:rsidR="002202C8" w:rsidRDefault="002202C8">
      <w:pPr>
        <w:pStyle w:val="3"/>
        <w:rPr>
          <w:ins w:id="134" w:author="Comparison" w:date="2023-07-28T14:44:00Z"/>
        </w:rPr>
      </w:pPr>
      <w:ins w:id="135" w:author="Comparison" w:date="2023-07-28T14:44:00Z">
        <w:r w:rsidRPr="002202C8">
          <w:t>addToPlayGroup</w:t>
        </w:r>
      </w:ins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9"/>
        <w:gridCol w:w="6623"/>
      </w:tblGrid>
      <w:tr w:rsidR="002202C8" w:rsidTr="009009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36" w:author="Comparison" w:date="2023-07-28T14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2202C8" w:rsidRDefault="002202C8" w:rsidP="009009FF">
            <w:pPr>
              <w:rPr>
                <w:ins w:id="137" w:author="Comparison" w:date="2023-07-28T14:44:00Z"/>
              </w:rPr>
            </w:pPr>
            <w:ins w:id="138" w:author="Comparison" w:date="2023-07-28T14:44:00Z">
              <w:r>
                <w:rPr>
                  <w:rFonts w:hint="eastAsia"/>
                </w:rPr>
                <w:t>方法</w:t>
              </w:r>
            </w:ins>
          </w:p>
        </w:tc>
        <w:tc>
          <w:tcPr>
            <w:tcW w:w="6623" w:type="dxa"/>
          </w:tcPr>
          <w:p w:rsidR="002202C8" w:rsidRDefault="002202C8" w:rsidP="009009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39" w:author="Comparison" w:date="2023-07-28T14:44:00Z"/>
              </w:rPr>
            </w:pPr>
            <w:ins w:id="140" w:author="Comparison" w:date="2023-07-28T14:44:00Z">
              <w:r w:rsidRPr="002202C8">
                <w:t>Bool addToPlayGroup(void* groupid, bool isGroupBase)</w:t>
              </w:r>
              <w:r w:rsidRPr="002202C8">
                <w:rPr>
                  <w:rFonts w:hint="eastAsia"/>
                </w:rPr>
                <w:t>;</w:t>
              </w:r>
            </w:ins>
          </w:p>
        </w:tc>
      </w:tr>
      <w:tr w:rsidR="002202C8" w:rsidTr="009009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41" w:author="Comparison" w:date="2023-07-28T14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2202C8" w:rsidRDefault="002202C8" w:rsidP="009009FF">
            <w:pPr>
              <w:rPr>
                <w:ins w:id="142" w:author="Comparison" w:date="2023-07-28T14:44:00Z"/>
              </w:rPr>
            </w:pPr>
            <w:ins w:id="143" w:author="Comparison" w:date="2023-07-28T14:44:00Z">
              <w:r>
                <w:rPr>
                  <w:rFonts w:hint="eastAsia"/>
                </w:rPr>
                <w:t>简介</w:t>
              </w:r>
            </w:ins>
          </w:p>
        </w:tc>
        <w:tc>
          <w:tcPr>
            <w:tcW w:w="6623" w:type="dxa"/>
          </w:tcPr>
          <w:p w:rsidR="002202C8" w:rsidRDefault="002202C8" w:rsidP="009009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44" w:author="Comparison" w:date="2023-07-28T14:44:00Z"/>
              </w:rPr>
            </w:pPr>
            <w:ins w:id="145" w:author="Comparison" w:date="2023-07-28T14:44:00Z">
              <w:r w:rsidRPr="002202C8">
                <w:t>同步播放组添加播放源</w:t>
              </w:r>
            </w:ins>
          </w:p>
        </w:tc>
      </w:tr>
      <w:tr w:rsidR="002202C8" w:rsidTr="009009FF">
        <w:trPr>
          <w:ins w:id="146" w:author="Comparison" w:date="2023-07-28T14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2202C8" w:rsidRPr="002202C8" w:rsidRDefault="002202C8" w:rsidP="009009FF">
            <w:pPr>
              <w:rPr>
                <w:ins w:id="147" w:author="Comparison" w:date="2023-07-28T14:44:00Z"/>
                <w:b w:val="0"/>
                <w:bCs w:val="0"/>
              </w:rPr>
            </w:pPr>
            <w:ins w:id="148" w:author="Comparison" w:date="2023-07-28T14:44:00Z">
              <w:r w:rsidRPr="002202C8">
                <w:rPr>
                  <w:rFonts w:hint="eastAsia"/>
                  <w:b w:val="0"/>
                  <w:bCs w:val="0"/>
                </w:rPr>
                <w:t>参数</w:t>
              </w:r>
            </w:ins>
          </w:p>
        </w:tc>
        <w:tc>
          <w:tcPr>
            <w:tcW w:w="6623" w:type="dxa"/>
          </w:tcPr>
          <w:p w:rsidR="002202C8" w:rsidRPr="002202C8" w:rsidRDefault="002202C8" w:rsidP="002202C8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49" w:author="Comparison" w:date="2023-07-28T14:44:00Z"/>
              </w:rPr>
            </w:pPr>
            <w:ins w:id="150" w:author="Comparison" w:date="2023-07-28T14:44:00Z">
              <w:r w:rsidRPr="002202C8">
                <w:t xml:space="preserve">groupid </w:t>
              </w:r>
              <w:r w:rsidRPr="002202C8">
                <w:t>同步播放组对象</w:t>
              </w:r>
            </w:ins>
          </w:p>
          <w:p w:rsidR="002202C8" w:rsidRDefault="002202C8" w:rsidP="00220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51" w:author="Comparison" w:date="2023-07-28T14:44:00Z"/>
              </w:rPr>
            </w:pPr>
            <w:ins w:id="152" w:author="Comparison" w:date="2023-07-28T14:44:00Z">
              <w:r w:rsidRPr="002202C8">
                <w:t xml:space="preserve">isGroupBase </w:t>
              </w:r>
              <w:r w:rsidRPr="002202C8">
                <w:t>是否是基准</w:t>
              </w:r>
            </w:ins>
          </w:p>
        </w:tc>
      </w:tr>
      <w:tr w:rsidR="002202C8" w:rsidTr="009009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53" w:author="Comparison" w:date="2023-07-28T14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2202C8" w:rsidRDefault="002202C8" w:rsidP="009009FF">
            <w:pPr>
              <w:rPr>
                <w:ins w:id="154" w:author="Comparison" w:date="2023-07-28T14:44:00Z"/>
              </w:rPr>
            </w:pPr>
            <w:ins w:id="155" w:author="Comparison" w:date="2023-07-28T14:44:00Z">
              <w:r>
                <w:rPr>
                  <w:rFonts w:hint="eastAsia"/>
                </w:rPr>
                <w:t>返回值</w:t>
              </w:r>
            </w:ins>
          </w:p>
        </w:tc>
        <w:tc>
          <w:tcPr>
            <w:tcW w:w="6623" w:type="dxa"/>
          </w:tcPr>
          <w:p w:rsidR="002202C8" w:rsidRDefault="002202C8" w:rsidP="009009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56" w:author="Comparison" w:date="2023-07-28T14:44:00Z"/>
              </w:rPr>
            </w:pPr>
            <w:ins w:id="157" w:author="Comparison" w:date="2023-07-28T14:44:00Z">
              <w:r>
                <w:t>true</w:t>
              </w:r>
              <w:r>
                <w:rPr>
                  <w:rFonts w:hint="eastAsia"/>
                </w:rPr>
                <w:t>表示成功，</w:t>
              </w:r>
              <w:r>
                <w:t>false</w:t>
              </w:r>
              <w:r>
                <w:rPr>
                  <w:rFonts w:hint="eastAsia"/>
                </w:rPr>
                <w:t>表示失败</w:t>
              </w:r>
            </w:ins>
          </w:p>
        </w:tc>
      </w:tr>
      <w:tr w:rsidR="002202C8" w:rsidTr="009009FF">
        <w:trPr>
          <w:ins w:id="158" w:author="Comparison" w:date="2023-07-28T14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2202C8" w:rsidRDefault="002202C8" w:rsidP="009009FF">
            <w:pPr>
              <w:rPr>
                <w:ins w:id="159" w:author="Comparison" w:date="2023-07-28T14:44:00Z"/>
              </w:rPr>
            </w:pPr>
            <w:ins w:id="160" w:author="Comparison" w:date="2023-07-28T14:44:00Z">
              <w:r>
                <w:rPr>
                  <w:rFonts w:hint="eastAsia"/>
                </w:rPr>
                <w:t>备注</w:t>
              </w:r>
            </w:ins>
          </w:p>
        </w:tc>
        <w:tc>
          <w:tcPr>
            <w:tcW w:w="6623" w:type="dxa"/>
          </w:tcPr>
          <w:p w:rsidR="002202C8" w:rsidRPr="00AF74A0" w:rsidRDefault="002202C8" w:rsidP="009009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61" w:author="Comparison" w:date="2023-07-28T14:44:00Z"/>
                <w:color w:val="FF0000"/>
              </w:rPr>
            </w:pPr>
            <w:ins w:id="162" w:author="Comparison" w:date="2023-07-28T14:44:00Z">
              <w:r>
                <w:rPr>
                  <w:rFonts w:hint="eastAsia"/>
                </w:rPr>
                <w:t>与</w:t>
              </w:r>
              <w:r>
                <w:rPr>
                  <w:rFonts w:ascii="Consolas" w:hAnsi="Consolas"/>
                  <w:noProof/>
                  <w:color w:val="010001"/>
                  <w:sz w:val="18"/>
                  <w:szCs w:val="18"/>
                </w:rPr>
                <w:t>createPlayGroup</w:t>
              </w:r>
              <w:r>
                <w:rPr>
                  <w:rFonts w:hint="eastAsia"/>
                </w:rPr>
                <w:t>结合使用</w:t>
              </w:r>
            </w:ins>
          </w:p>
        </w:tc>
      </w:tr>
    </w:tbl>
    <w:p w:rsidR="002202C8" w:rsidRPr="002202C8" w:rsidRDefault="002202C8" w:rsidP="002202C8">
      <w:pPr>
        <w:rPr>
          <w:ins w:id="163" w:author="Comparison" w:date="2023-07-28T14:44:00Z"/>
        </w:rPr>
      </w:pPr>
    </w:p>
    <w:p w:rsidR="001D0DD3" w:rsidRDefault="001D0DD3" w:rsidP="001D0DD3">
      <w:pPr>
        <w:pStyle w:val="2"/>
      </w:pPr>
      <w:r w:rsidRPr="00D4348D">
        <w:t>LCOpenSDK_AudioTal</w:t>
      </w:r>
      <w:r>
        <w:rPr>
          <w:rFonts w:hint="eastAsia"/>
        </w:rPr>
        <w:t>k</w:t>
      </w:r>
      <w:bookmarkEnd w:id="106"/>
    </w:p>
    <w:p w:rsidR="001D0DD3" w:rsidRDefault="001D0DD3" w:rsidP="001D0DD3">
      <w:pPr>
        <w:pStyle w:val="3"/>
      </w:pPr>
      <w:bookmarkStart w:id="164" w:name="_Toc130393462"/>
      <w:r>
        <w:rPr>
          <w:rFonts w:hint="eastAsia"/>
        </w:rPr>
        <w:t>GetInstance</w:t>
      </w:r>
      <w:bookmarkEnd w:id="164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1846">
              <w:t>static LCOpenSDK_AudioTalk* GetInstance();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获取单例对象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单例指针</w:t>
            </w:r>
          </w:p>
        </w:tc>
      </w:tr>
      <w:tr w:rsidR="001D0DD3" w:rsidRPr="00AF74A0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lastRenderedPageBreak/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无</w:t>
            </w:r>
          </w:p>
        </w:tc>
      </w:tr>
    </w:tbl>
    <w:p w:rsidR="001D0DD3" w:rsidRDefault="001D0DD3" w:rsidP="001D0DD3">
      <w:pPr>
        <w:pStyle w:val="3"/>
      </w:pPr>
      <w:bookmarkStart w:id="165" w:name="_Toc130393463"/>
      <w:r w:rsidRPr="0058656B">
        <w:t>set</w:t>
      </w:r>
      <w:r>
        <w:rPr>
          <w:rFonts w:hint="eastAsia"/>
        </w:rPr>
        <w:t>Talker</w:t>
      </w:r>
      <w:r w:rsidRPr="0058656B">
        <w:t>Listener</w:t>
      </w:r>
      <w:bookmarkEnd w:id="165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5"/>
        <w:gridCol w:w="6627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7B19">
              <w:t>void setTalkerListener(LCOpenSDK_TalkerListener* talkerListener);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为语音对讲</w:t>
            </w:r>
            <w:r w:rsidRPr="00482D66">
              <w:rPr>
                <w:rFonts w:hint="eastAsia"/>
              </w:rPr>
              <w:t>设置监听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talkerListener    </w:t>
            </w:r>
            <w:r>
              <w:rPr>
                <w:rFonts w:hint="eastAsia"/>
              </w:rPr>
              <w:t>监听指针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RPr="00AF74A0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监听者需继承</w:t>
            </w:r>
            <w:r>
              <w:rPr>
                <w:rFonts w:hint="eastAsia"/>
              </w:rPr>
              <w:t>LCOpenSDK_</w:t>
            </w:r>
            <w:r w:rsidRPr="00163086">
              <w:t>TalkerListener</w:t>
            </w:r>
            <w:r>
              <w:rPr>
                <w:rFonts w:hint="eastAsia"/>
              </w:rPr>
              <w:t>类，可接收语音对讲的状态码回调</w:t>
            </w:r>
          </w:p>
        </w:tc>
      </w:tr>
    </w:tbl>
    <w:p w:rsidR="001D0DD3" w:rsidRDefault="001D0DD3" w:rsidP="001D0DD3">
      <w:pPr>
        <w:pStyle w:val="3"/>
      </w:pPr>
      <w:bookmarkStart w:id="166" w:name="_Toc130393464"/>
      <w:r>
        <w:rPr>
          <w:rFonts w:hint="eastAsia"/>
        </w:rPr>
        <w:t>g</w:t>
      </w:r>
      <w:r w:rsidRPr="0058656B">
        <w:t>et</w:t>
      </w:r>
      <w:r>
        <w:rPr>
          <w:rFonts w:hint="eastAsia"/>
        </w:rPr>
        <w:t>Talker</w:t>
      </w:r>
      <w:r w:rsidRPr="0058656B">
        <w:t>Listener</w:t>
      </w:r>
      <w:bookmarkEnd w:id="166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7"/>
        <w:gridCol w:w="6625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2BB">
              <w:t>LCOpenSDK_TalkerListener* getTalkerListener();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获取语音对讲监听者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监听指针</w:t>
            </w:r>
          </w:p>
        </w:tc>
      </w:tr>
      <w:tr w:rsidR="001D0DD3" w:rsidRPr="00AF74A0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无</w:t>
            </w:r>
          </w:p>
        </w:tc>
      </w:tr>
    </w:tbl>
    <w:p w:rsidR="001D0DD3" w:rsidRDefault="001D0DD3" w:rsidP="001D0DD3">
      <w:pPr>
        <w:pStyle w:val="3"/>
      </w:pPr>
      <w:bookmarkStart w:id="167" w:name="_playTalk"/>
      <w:bookmarkStart w:id="168" w:name="_Toc130393465"/>
      <w:bookmarkEnd w:id="167"/>
      <w:r>
        <w:rPr>
          <w:rFonts w:hint="eastAsia"/>
        </w:rPr>
        <w:t>playTalk</w:t>
      </w:r>
      <w:r w:rsidR="001165BC">
        <w:rPr>
          <w:rFonts w:hint="eastAsia"/>
        </w:rPr>
        <w:t>（后续不维护</w:t>
      </w:r>
      <w:r w:rsidR="00110BAF">
        <w:rPr>
          <w:rFonts w:hint="eastAsia"/>
        </w:rPr>
        <w:t>）</w:t>
      </w:r>
      <w:bookmarkEnd w:id="168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9"/>
        <w:gridCol w:w="6623"/>
      </w:tblGrid>
      <w:tr w:rsidR="001D0DD3" w:rsidTr="00CC3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23" w:type="dxa"/>
          </w:tcPr>
          <w:p w:rsidR="001D0DD3" w:rsidRPr="0048434C" w:rsidRDefault="001D0DD3" w:rsidP="00110B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39D2">
              <w:t>int playTalk(const char* token, const char* deviceID, const char* decryptKey);</w:t>
            </w:r>
          </w:p>
        </w:tc>
      </w:tr>
      <w:tr w:rsidR="001D0DD3" w:rsidTr="00CC3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23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开启语音对讲</w:t>
            </w:r>
          </w:p>
        </w:tc>
      </w:tr>
      <w:tr w:rsidR="001D0DD3" w:rsidTr="00CC3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23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token           </w:t>
            </w:r>
            <w:r>
              <w:rPr>
                <w:rFonts w:hint="eastAsia"/>
              </w:rPr>
              <w:t>请参考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如何获取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deviceID         </w:t>
            </w:r>
            <w:r>
              <w:rPr>
                <w:rFonts w:hint="eastAsia"/>
              </w:rPr>
              <w:t>设备序列号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decryptKey       </w:t>
            </w:r>
            <w:r>
              <w:rPr>
                <w:rFonts w:hint="eastAsia"/>
              </w:rPr>
              <w:t>解密秘钥</w:t>
            </w:r>
          </w:p>
        </w:tc>
      </w:tr>
      <w:tr w:rsidR="001D0DD3" w:rsidTr="00CC3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23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表示参数错误，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表示调用成功。实际是否对讲成功需根据</w:t>
            </w:r>
            <w:r w:rsidRPr="00D93D9D">
              <w:t>onTalkResult</w:t>
            </w:r>
            <w:r>
              <w:rPr>
                <w:rFonts w:hint="eastAsia"/>
              </w:rPr>
              <w:t>回调状态码判断，可参考</w:t>
            </w:r>
            <w:r>
              <w:rPr>
                <w:rFonts w:hint="eastAsia"/>
              </w:rPr>
              <w:t>Demo</w:t>
            </w:r>
          </w:p>
        </w:tc>
      </w:tr>
      <w:tr w:rsidR="001D0DD3" w:rsidRPr="00AF74A0" w:rsidTr="00CC3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23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、异步接口，对讲结果需根据监听接口判断；</w:t>
            </w:r>
          </w:p>
          <w:p w:rsidR="001D0DD3" w:rsidRPr="0083571C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9512B">
              <w:rPr>
                <w:rFonts w:hint="eastAsia"/>
              </w:rPr>
              <w:t>2</w:t>
            </w:r>
            <w:r w:rsidRPr="00A9512B">
              <w:rPr>
                <w:rFonts w:hint="eastAsia"/>
              </w:rPr>
              <w:t>、</w:t>
            </w:r>
            <w:r>
              <w:rPr>
                <w:rFonts w:hint="eastAsia"/>
              </w:rPr>
              <w:t>decryptKey</w:t>
            </w:r>
            <w:r>
              <w:rPr>
                <w:rFonts w:hint="eastAsia"/>
              </w:rPr>
              <w:t>参数传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时使用</w:t>
            </w:r>
            <w:r>
              <w:rPr>
                <w:rFonts w:hint="eastAsia"/>
              </w:rPr>
              <w:t>deviceID</w:t>
            </w:r>
            <w:r>
              <w:rPr>
                <w:rFonts w:hint="eastAsia"/>
              </w:rPr>
              <w:t>作为解密秘钥。</w:t>
            </w:r>
          </w:p>
        </w:tc>
      </w:tr>
    </w:tbl>
    <w:p w:rsidR="00CC38BE" w:rsidRDefault="00CC38BE" w:rsidP="00CC38BE">
      <w:pPr>
        <w:pStyle w:val="3"/>
      </w:pPr>
      <w:bookmarkStart w:id="169" w:name="_Toc130393466"/>
      <w:r w:rsidRPr="00227AD4">
        <w:t>playTalkEx</w:t>
      </w:r>
      <w:bookmarkEnd w:id="169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7"/>
        <w:gridCol w:w="6625"/>
      </w:tblGrid>
      <w:tr w:rsidR="00CC38BE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CC38BE" w:rsidRDefault="00CC38BE" w:rsidP="006D5822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CC38BE" w:rsidRDefault="00CC38BE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7AD4">
              <w:t>int playTalkEx(LCOpenSDK_ParamTalk *paramTalk);</w:t>
            </w:r>
          </w:p>
        </w:tc>
      </w:tr>
      <w:tr w:rsidR="00CC38BE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CC38BE" w:rsidRDefault="00CC38BE" w:rsidP="006D5822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CC38BE" w:rsidRDefault="00CC38BE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通道级对讲，也支持设备级对讲，设备级对讲需要将</w:t>
            </w:r>
            <w:r w:rsidRPr="00227AD4">
              <w:rPr>
                <w:rFonts w:hint="eastAsia"/>
              </w:rPr>
              <w:t>通道设置为</w:t>
            </w:r>
            <w:r w:rsidRPr="00227AD4">
              <w:t>-1</w:t>
            </w:r>
          </w:p>
        </w:tc>
      </w:tr>
      <w:tr w:rsidR="00CC38BE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CC38BE" w:rsidRDefault="00CC38BE" w:rsidP="006D5822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CC38BE" w:rsidRDefault="00CC38BE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02BE">
              <w:t>paramReal</w:t>
            </w:r>
            <w:r>
              <w:rPr>
                <w:rFonts w:hint="eastAsia"/>
              </w:rPr>
              <w:t xml:space="preserve">        </w:t>
            </w:r>
            <w:r w:rsidRPr="00D443D2">
              <w:t>LCOpenSDK_ParamTalk</w:t>
            </w:r>
            <w:r>
              <w:rPr>
                <w:rFonts w:hint="eastAsia"/>
              </w:rPr>
              <w:t>对象指针</w:t>
            </w:r>
          </w:p>
          <w:p w:rsidR="00CC38BE" w:rsidRDefault="00CC38BE" w:rsidP="006D5822">
            <w:p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43D2">
              <w:t>LCOpenSDK_ParamTalk</w:t>
            </w:r>
            <w:r>
              <w:rPr>
                <w:rFonts w:hint="eastAsia"/>
              </w:rPr>
              <w:t>：</w:t>
            </w:r>
          </w:p>
          <w:p w:rsidR="00CC38BE" w:rsidRPr="00227AD4" w:rsidRDefault="00CC38BE" w:rsidP="006D5822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AD4">
              <w:t xml:space="preserve">accessToken </w:t>
            </w:r>
            <w:r>
              <w:t xml:space="preserve">         </w:t>
            </w:r>
            <w:r w:rsidRPr="00227AD4">
              <w:t>管理员</w:t>
            </w:r>
            <w:r w:rsidRPr="00227AD4">
              <w:t>Token</w:t>
            </w:r>
            <w:r>
              <w:t xml:space="preserve"> </w:t>
            </w:r>
          </w:p>
          <w:p w:rsidR="00CC38BE" w:rsidRDefault="00CC38BE" w:rsidP="006D5822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AD4">
              <w:t xml:space="preserve">deviceID    </w:t>
            </w:r>
            <w:r>
              <w:t xml:space="preserve">         </w:t>
            </w:r>
            <w:r w:rsidRPr="00227AD4">
              <w:t>设备序列号</w:t>
            </w:r>
          </w:p>
          <w:p w:rsidR="00CC38BE" w:rsidRDefault="00CC38BE" w:rsidP="006D5822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AD4">
              <w:t xml:space="preserve">channel     </w:t>
            </w:r>
            <w:r>
              <w:t xml:space="preserve">         </w:t>
            </w:r>
            <w:r w:rsidRPr="00227AD4">
              <w:t>通道号</w:t>
            </w:r>
          </w:p>
          <w:p w:rsidR="003A0C8E" w:rsidRPr="00227AD4" w:rsidRDefault="003A0C8E" w:rsidP="006D5822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3BD9">
              <w:t xml:space="preserve">pid              </w:t>
            </w:r>
            <w:r>
              <w:t xml:space="preserve">    </w:t>
            </w:r>
            <w:r w:rsidRPr="005E3BD9">
              <w:rPr>
                <w:rFonts w:hint="eastAsia"/>
              </w:rPr>
              <w:t>产品</w:t>
            </w:r>
            <w:r w:rsidRPr="005E3BD9">
              <w:rPr>
                <w:rFonts w:hint="eastAsia"/>
              </w:rPr>
              <w:t>ID</w:t>
            </w:r>
          </w:p>
          <w:p w:rsidR="00CC38BE" w:rsidRPr="00227AD4" w:rsidRDefault="00CC38BE" w:rsidP="006D5822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AD4">
              <w:lastRenderedPageBreak/>
              <w:t xml:space="preserve">psk         </w:t>
            </w:r>
            <w:r>
              <w:t xml:space="preserve">         </w:t>
            </w:r>
            <w:r w:rsidRPr="00227AD4">
              <w:t>秘钥</w:t>
            </w:r>
            <w:r w:rsidRPr="00227AD4">
              <w:t>(</w:t>
            </w:r>
            <w:r w:rsidRPr="00227AD4">
              <w:t>如果不是用户自定义秘钥，则为设备序列号</w:t>
            </w:r>
            <w:r>
              <w:t xml:space="preserve">) </w:t>
            </w:r>
          </w:p>
          <w:p w:rsidR="00CC38BE" w:rsidRPr="00227AD4" w:rsidRDefault="00CC38BE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AD4">
              <w:t xml:space="preserve">playToken   </w:t>
            </w:r>
            <w:r>
              <w:t xml:space="preserve">         </w:t>
            </w:r>
            <w:r w:rsidRPr="00227AD4">
              <w:t>播放</w:t>
            </w:r>
            <w:r w:rsidRPr="00227AD4">
              <w:t>token</w:t>
            </w:r>
            <w:r>
              <w:t xml:space="preserve"> </w:t>
            </w:r>
          </w:p>
          <w:p w:rsidR="00CC38BE" w:rsidRDefault="00CC38BE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AD4">
              <w:t xml:space="preserve">isTls;      </w:t>
            </w:r>
            <w:r>
              <w:t xml:space="preserve">          </w:t>
            </w:r>
            <w:r w:rsidRPr="00227AD4">
              <w:t>是否使用</w:t>
            </w:r>
            <w:r w:rsidRPr="00227AD4">
              <w:t>TLS</w:t>
            </w:r>
            <w:r w:rsidRPr="00227AD4">
              <w:t>加密处理</w:t>
            </w:r>
          </w:p>
        </w:tc>
      </w:tr>
      <w:tr w:rsidR="00CC38BE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CC38BE" w:rsidRDefault="00CC38BE" w:rsidP="006D5822">
            <w:r>
              <w:rPr>
                <w:rFonts w:hint="eastAsia"/>
              </w:rPr>
              <w:lastRenderedPageBreak/>
              <w:t>返回值</w:t>
            </w:r>
          </w:p>
        </w:tc>
        <w:tc>
          <w:tcPr>
            <w:tcW w:w="6662" w:type="dxa"/>
          </w:tcPr>
          <w:p w:rsidR="00CC38BE" w:rsidRDefault="00CC38BE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表示参数错误，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表示调用成功。实际是否对讲成功需根据</w:t>
            </w:r>
            <w:r w:rsidRPr="00D93D9D">
              <w:t>onTalkResult</w:t>
            </w:r>
            <w:r>
              <w:rPr>
                <w:rFonts w:hint="eastAsia"/>
              </w:rPr>
              <w:t>回调状态码判断，可参考</w:t>
            </w:r>
            <w:r>
              <w:rPr>
                <w:rFonts w:hint="eastAsia"/>
              </w:rPr>
              <w:t>Demo</w:t>
            </w:r>
          </w:p>
        </w:tc>
      </w:tr>
      <w:tr w:rsidR="00CC38BE" w:rsidRPr="00AF74A0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CC38BE" w:rsidRDefault="00CC38BE" w:rsidP="006D5822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CC38BE" w:rsidRPr="00AF74A0" w:rsidRDefault="00CC38BE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CC38BE" w:rsidRPr="00CC38BE" w:rsidRDefault="00CC38BE" w:rsidP="00CC38BE"/>
    <w:p w:rsidR="001D0DD3" w:rsidRDefault="001D0DD3" w:rsidP="001D0DD3">
      <w:pPr>
        <w:pStyle w:val="3"/>
      </w:pPr>
      <w:bookmarkStart w:id="170" w:name="_Toc130393467"/>
      <w:r w:rsidRPr="00D979CA">
        <w:t>stopTalk</w:t>
      </w:r>
      <w:bookmarkEnd w:id="170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9"/>
        <w:gridCol w:w="6623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418E">
              <w:t>int stopTalk();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停止语音对讲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该接口始终返回</w:t>
            </w:r>
            <w:r>
              <w:rPr>
                <w:rFonts w:hint="eastAsia"/>
              </w:rPr>
              <w:t>0</w:t>
            </w:r>
          </w:p>
        </w:tc>
      </w:tr>
      <w:tr w:rsidR="001D0DD3" w:rsidRPr="00AF74A0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1D0DD3" w:rsidRDefault="001D0DD3" w:rsidP="001D0DD3">
      <w:pPr>
        <w:pStyle w:val="2"/>
      </w:pPr>
      <w:bookmarkStart w:id="171" w:name="_LCOpenSDK_PlayerListener（回调接口）"/>
      <w:bookmarkStart w:id="172" w:name="_LCOpenSDK_Download"/>
      <w:bookmarkStart w:id="173" w:name="_Toc130393468"/>
      <w:bookmarkEnd w:id="171"/>
      <w:bookmarkEnd w:id="172"/>
      <w:r>
        <w:rPr>
          <w:rFonts w:hint="eastAsia"/>
        </w:rPr>
        <w:t>LCOpenSDK_Download</w:t>
      </w:r>
      <w:bookmarkEnd w:id="173"/>
    </w:p>
    <w:p w:rsidR="001D0DD3" w:rsidRDefault="001D0DD3" w:rsidP="001D0DD3">
      <w:pPr>
        <w:ind w:firstLineChars="200" w:firstLine="420"/>
        <w:rPr>
          <w:rFonts w:asciiTheme="minorEastAsia" w:hAnsiTheme="minorEastAsia"/>
        </w:rPr>
      </w:pPr>
      <w:r w:rsidRPr="000F36B1">
        <w:t>LCopenSDK_Download</w:t>
      </w:r>
      <w:r w:rsidRPr="002E6616">
        <w:rPr>
          <w:rFonts w:asciiTheme="minorEastAsia" w:hAnsiTheme="minorEastAsia" w:hint="eastAsia"/>
        </w:rPr>
        <w:t>类主要提供云录像</w:t>
      </w:r>
      <w:r>
        <w:rPr>
          <w:rFonts w:asciiTheme="minorEastAsia" w:hAnsiTheme="minorEastAsia" w:hint="eastAsia"/>
        </w:rPr>
        <w:t>和设备录像下载</w:t>
      </w:r>
      <w:r w:rsidRPr="002E6616">
        <w:rPr>
          <w:rFonts w:asciiTheme="minorEastAsia" w:hAnsiTheme="minorEastAsia" w:hint="eastAsia"/>
        </w:rPr>
        <w:t>的相关接口。</w:t>
      </w:r>
    </w:p>
    <w:p w:rsidR="001D0DD3" w:rsidRDefault="001D0DD3" w:rsidP="001D0DD3">
      <w:pPr>
        <w:pStyle w:val="3"/>
      </w:pPr>
      <w:bookmarkStart w:id="174" w:name="_Toc130393469"/>
      <w:r w:rsidRPr="002E6616">
        <w:rPr>
          <w:rFonts w:hint="eastAsia"/>
        </w:rPr>
        <w:t>getInstance</w:t>
      </w:r>
      <w:bookmarkEnd w:id="174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static LCOpenSDK_</w:t>
            </w:r>
            <w:r>
              <w:rPr>
                <w:rFonts w:hint="eastAsia"/>
              </w:rPr>
              <w:t>Download</w:t>
            </w:r>
            <w:r>
              <w:t xml:space="preserve">* </w:t>
            </w:r>
            <w:r>
              <w:rPr>
                <w:rFonts w:hint="eastAsia"/>
              </w:rPr>
              <w:t>g</w:t>
            </w:r>
            <w:r w:rsidRPr="00A31846">
              <w:t>etInstance();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获取单例对象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单例指针</w:t>
            </w:r>
          </w:p>
        </w:tc>
      </w:tr>
      <w:tr w:rsidR="001D0DD3" w:rsidRPr="00AF74A0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1D0DD3" w:rsidRDefault="001D0DD3" w:rsidP="001D0DD3">
      <w:pPr>
        <w:pStyle w:val="3"/>
      </w:pPr>
      <w:bookmarkStart w:id="175" w:name="_startDownload"/>
      <w:bookmarkStart w:id="176" w:name="_Toc130393470"/>
      <w:bookmarkEnd w:id="175"/>
      <w:r>
        <w:rPr>
          <w:rFonts w:hint="eastAsia"/>
        </w:rPr>
        <w:t>startDownload</w:t>
      </w:r>
      <w:bookmarkEnd w:id="176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7"/>
        <w:gridCol w:w="6625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6669">
              <w:t>int startDownload(int index, const char* token, const char* filepath, const char* deviceID,</w:t>
            </w:r>
            <w:r w:rsidRPr="00530EEB">
              <w:t xml:space="preserve"> int channelID,</w:t>
            </w:r>
            <w:r w:rsidRPr="003E6669">
              <w:t xml:space="preserve"> const char* decryptKey, const char* record</w:t>
            </w:r>
            <w:r>
              <w:rPr>
                <w:rFonts w:hint="eastAsia"/>
              </w:rPr>
              <w:t>Region</w:t>
            </w:r>
            <w:r w:rsidRPr="003E6669">
              <w:t xml:space="preserve">ID, </w:t>
            </w:r>
            <w:r>
              <w:rPr>
                <w:rFonts w:hint="eastAsia"/>
              </w:rPr>
              <w:t>int</w:t>
            </w:r>
            <w:r w:rsidRPr="003E6669">
              <w:t xml:space="preserve"> cloudRecordType, int timeout);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开启（云录像）下载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        </w:t>
            </w:r>
            <w:r>
              <w:rPr>
                <w:rFonts w:hint="eastAsia"/>
              </w:rPr>
              <w:t>该路下载的唯一标示</w:t>
            </w:r>
            <w:r>
              <w:rPr>
                <w:rFonts w:hint="eastAsia"/>
              </w:rPr>
              <w:t>ID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token           </w:t>
            </w:r>
            <w:r>
              <w:rPr>
                <w:rFonts w:hint="eastAsia"/>
              </w:rPr>
              <w:t>请参考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如何获取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filepath         </w:t>
            </w:r>
            <w:r>
              <w:rPr>
                <w:rFonts w:hint="eastAsia"/>
              </w:rPr>
              <w:t>下载文件名（包含路径）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deviceID         </w:t>
            </w:r>
            <w:r>
              <w:rPr>
                <w:rFonts w:hint="eastAsia"/>
              </w:rPr>
              <w:t>设备序列号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channelID        </w:t>
            </w:r>
            <w:r>
              <w:rPr>
                <w:rFonts w:hint="eastAsia"/>
              </w:rPr>
              <w:t>设备通道号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decryptKey       </w:t>
            </w:r>
            <w:r>
              <w:rPr>
                <w:rFonts w:hint="eastAsia"/>
              </w:rPr>
              <w:t>解密秘钥</w:t>
            </w:r>
          </w:p>
          <w:p w:rsidR="001D0DD3" w:rsidRDefault="001D0DD3" w:rsidP="00442270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 xml:space="preserve">recordRegionID    </w:t>
            </w:r>
            <w:r w:rsidRPr="008F1167">
              <w:rPr>
                <w:rFonts w:hint="eastAsia"/>
              </w:rPr>
              <w:t>云录像</w:t>
            </w:r>
            <w:r>
              <w:rPr>
                <w:rFonts w:hint="eastAsia"/>
              </w:rPr>
              <w:t>RegionID</w:t>
            </w:r>
            <w:r>
              <w:t xml:space="preserve"> 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cloudRecordType  </w:t>
            </w:r>
            <w:r>
              <w:rPr>
                <w:rFonts w:hint="eastAsia"/>
              </w:rPr>
              <w:t>云录像类型，报警云录像传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，定时云录像传</w:t>
            </w:r>
            <w:r>
              <w:rPr>
                <w:rFonts w:hint="eastAsia"/>
              </w:rPr>
              <w:t>2000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timeout         </w:t>
            </w:r>
            <w:r>
              <w:rPr>
                <w:rFonts w:hint="eastAsia"/>
              </w:rPr>
              <w:t>下载云录像切片的超时时长，单位秒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lastRenderedPageBreak/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表示参数错误，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表示调用成功。</w:t>
            </w:r>
          </w:p>
        </w:tc>
      </w:tr>
      <w:tr w:rsidR="001D0DD3" w:rsidRPr="00AF74A0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BC18CB">
              <w:rPr>
                <w:rFonts w:hint="eastAsia"/>
              </w:rPr>
              <w:t>异步接口</w:t>
            </w:r>
            <w:r>
              <w:rPr>
                <w:rFonts w:hint="eastAsia"/>
              </w:rPr>
              <w:t>，实际下载状态需根据监听接口</w:t>
            </w:r>
            <w:r>
              <w:rPr>
                <w:rFonts w:hint="eastAsia"/>
              </w:rPr>
              <w:t>onDownloadState</w:t>
            </w:r>
            <w:r>
              <w:rPr>
                <w:rFonts w:hint="eastAsia"/>
              </w:rPr>
              <w:t>回调状态码判断，可参考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；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DB5">
              <w:rPr>
                <w:rFonts w:hint="eastAsia"/>
              </w:rPr>
              <w:t>2</w:t>
            </w:r>
            <w:r w:rsidRPr="00B45DB5">
              <w:rPr>
                <w:rFonts w:hint="eastAsia"/>
              </w:rPr>
              <w:t>、</w:t>
            </w:r>
            <w:r>
              <w:rPr>
                <w:rFonts w:hint="eastAsia"/>
              </w:rPr>
              <w:t>decryptKey</w:t>
            </w:r>
            <w:r>
              <w:rPr>
                <w:rFonts w:hint="eastAsia"/>
              </w:rPr>
              <w:t>参数传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时使用</w:t>
            </w:r>
            <w:r>
              <w:rPr>
                <w:rFonts w:hint="eastAsia"/>
              </w:rPr>
              <w:t>deviceID</w:t>
            </w:r>
            <w:r>
              <w:rPr>
                <w:rFonts w:hint="eastAsia"/>
              </w:rPr>
              <w:t>作为解密秘钥；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、报警云录像</w:t>
            </w:r>
            <w:r>
              <w:rPr>
                <w:rFonts w:hint="eastAsia"/>
              </w:rPr>
              <w:t>RegionID</w:t>
            </w:r>
            <w:r>
              <w:rPr>
                <w:rFonts w:hint="eastAsia"/>
              </w:rPr>
              <w:t>和定时云录像</w:t>
            </w:r>
            <w:r>
              <w:rPr>
                <w:rFonts w:hint="eastAsia"/>
              </w:rPr>
              <w:t>RegionID</w:t>
            </w:r>
            <w:r>
              <w:rPr>
                <w:rFonts w:hint="eastAsia"/>
              </w:rPr>
              <w:t>分别通过</w:t>
            </w:r>
            <w:r>
              <w:rPr>
                <w:rFonts w:hint="eastAsia"/>
              </w:rPr>
              <w:t>LCOpenSDK_Api::request</w:t>
            </w:r>
            <w:r>
              <w:rPr>
                <w:rFonts w:hint="eastAsia"/>
              </w:rPr>
              <w:t>接口</w:t>
            </w:r>
            <w:r>
              <w:rPr>
                <w:rFonts w:hint="eastAsia"/>
              </w:rPr>
              <w:t>Q</w:t>
            </w:r>
            <w:r w:rsidRPr="008F1167">
              <w:rPr>
                <w:rFonts w:hint="eastAsia"/>
              </w:rPr>
              <w:t>ueryCloudRecords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Q</w:t>
            </w:r>
            <w:r w:rsidRPr="008F1167">
              <w:rPr>
                <w:rFonts w:hint="eastAsia"/>
              </w:rPr>
              <w:t>ueryCloud</w:t>
            </w:r>
            <w:r>
              <w:rPr>
                <w:rFonts w:hint="eastAsia"/>
              </w:rPr>
              <w:t>Plan</w:t>
            </w:r>
            <w:r w:rsidRPr="008F1167">
              <w:rPr>
                <w:rFonts w:hint="eastAsia"/>
              </w:rPr>
              <w:t>Records</w:t>
            </w:r>
            <w:r>
              <w:rPr>
                <w:rFonts w:hint="eastAsia"/>
              </w:rPr>
              <w:t>请求</w:t>
            </w:r>
            <w:r w:rsidRPr="008F1167">
              <w:rPr>
                <w:rFonts w:hint="eastAsia"/>
              </w:rPr>
              <w:t>查询</w:t>
            </w:r>
            <w:r>
              <w:rPr>
                <w:rFonts w:hint="eastAsia"/>
              </w:rPr>
              <w:t>。</w:t>
            </w:r>
          </w:p>
          <w:p w:rsidR="001D0DD3" w:rsidRPr="00B45DB5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、当</w:t>
            </w:r>
            <w:r>
              <w:rPr>
                <w:rFonts w:hint="eastAsia"/>
              </w:rPr>
              <w:t>onDownloadState</w:t>
            </w:r>
            <w:r>
              <w:rPr>
                <w:rFonts w:hint="eastAsia"/>
              </w:rPr>
              <w:t>回调秘钥错（</w:t>
            </w:r>
            <w:r>
              <w:rPr>
                <w:rFonts w:hint="eastAsia"/>
              </w:rPr>
              <w:t>code=11</w:t>
            </w:r>
            <w:r>
              <w:rPr>
                <w:rFonts w:hint="eastAsia"/>
              </w:rPr>
              <w:t>）时，</w:t>
            </w:r>
            <w:r>
              <w:rPr>
                <w:rFonts w:hint="eastAsia"/>
              </w:rPr>
              <w:t>psk</w:t>
            </w:r>
            <w:r>
              <w:rPr>
                <w:rFonts w:hint="eastAsia"/>
              </w:rPr>
              <w:t>需设置为秘钥后重新播放；当回调设备密码错时（</w:t>
            </w:r>
            <w:r>
              <w:rPr>
                <w:rFonts w:hint="eastAsia"/>
              </w:rPr>
              <w:t>code=14</w:t>
            </w:r>
            <w:r>
              <w:rPr>
                <w:rFonts w:hint="eastAsia"/>
              </w:rPr>
              <w:t>），</w:t>
            </w:r>
            <w:r>
              <w:rPr>
                <w:rFonts w:hint="eastAsia"/>
              </w:rPr>
              <w:t>psk</w:t>
            </w:r>
            <w:r>
              <w:rPr>
                <w:rFonts w:hint="eastAsia"/>
              </w:rPr>
              <w:t>需设置为设备密码后重新播放。</w:t>
            </w:r>
          </w:p>
        </w:tc>
      </w:tr>
    </w:tbl>
    <w:p w:rsidR="001D0DD3" w:rsidRDefault="001D0DD3" w:rsidP="001D0DD3">
      <w:pPr>
        <w:pStyle w:val="3"/>
      </w:pPr>
      <w:bookmarkStart w:id="177" w:name="_Toc130393471"/>
      <w:r>
        <w:rPr>
          <w:rFonts w:hint="eastAsia"/>
        </w:rPr>
        <w:t>startDownload</w:t>
      </w:r>
      <w:bookmarkEnd w:id="177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6"/>
        <w:gridCol w:w="6626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6669">
              <w:t>int startDownload(int index, const char* token, const char* filepath, const char* deviceID,</w:t>
            </w:r>
            <w:r w:rsidRPr="00530EEB">
              <w:t xml:space="preserve"> </w:t>
            </w:r>
            <w:r w:rsidRPr="003E2A72">
              <w:t xml:space="preserve">const char* decryptKey, const char* fileID, </w:t>
            </w:r>
            <w:r w:rsidR="008F0D0D">
              <w:rPr>
                <w:rFonts w:hint="eastAsia"/>
              </w:rPr>
              <w:t>bool</w:t>
            </w:r>
            <w:r w:rsidR="008F0D0D">
              <w:t xml:space="preserve"> </w:t>
            </w:r>
            <w:r w:rsidR="008F0D0D">
              <w:rPr>
                <w:rFonts w:hint="eastAsia"/>
              </w:rPr>
              <w:t>isT</w:t>
            </w:r>
            <w:r w:rsidR="008F0D0D">
              <w:t>ls,</w:t>
            </w:r>
            <w:r w:rsidRPr="003E2A72">
              <w:t>double speed = 1.0</w:t>
            </w:r>
            <w:r w:rsidRPr="003E6669">
              <w:t>);</w:t>
            </w:r>
          </w:p>
        </w:tc>
      </w:tr>
      <w:tr w:rsidR="001D0DD3" w:rsidRPr="00CF30E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开启（设备录像）下载（按文件名）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        </w:t>
            </w:r>
            <w:r>
              <w:rPr>
                <w:rFonts w:hint="eastAsia"/>
              </w:rPr>
              <w:t>该路下载的唯一标示</w:t>
            </w:r>
            <w:r>
              <w:rPr>
                <w:rFonts w:hint="eastAsia"/>
              </w:rPr>
              <w:t>ID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token           </w:t>
            </w:r>
            <w:r>
              <w:rPr>
                <w:rFonts w:hint="eastAsia"/>
              </w:rPr>
              <w:t>请参考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如何获取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filepath         </w:t>
            </w:r>
            <w:r>
              <w:rPr>
                <w:rFonts w:hint="eastAsia"/>
              </w:rPr>
              <w:t>下载文件名（包含路径）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deviceID         </w:t>
            </w:r>
            <w:r>
              <w:rPr>
                <w:rFonts w:hint="eastAsia"/>
              </w:rPr>
              <w:t>设备序列号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decryptKey       </w:t>
            </w:r>
            <w:r>
              <w:rPr>
                <w:rFonts w:hint="eastAsia"/>
              </w:rPr>
              <w:t>解密秘钥</w:t>
            </w:r>
          </w:p>
          <w:p w:rsidR="001D0DD3" w:rsidRDefault="001D0DD3" w:rsidP="00442270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fileID            </w:t>
            </w:r>
            <w:r>
              <w:rPr>
                <w:rFonts w:hint="eastAsia"/>
              </w:rPr>
              <w:t>设备录像文件名（包含路径），调用</w:t>
            </w:r>
            <w:r>
              <w:rPr>
                <w:rFonts w:hint="eastAsia"/>
              </w:rPr>
              <w:t>LCOpenSDK_Api</w:t>
            </w:r>
            <w:r>
              <w:rPr>
                <w:rFonts w:hint="eastAsia"/>
              </w:rPr>
              <w:t>的</w:t>
            </w:r>
            <w:r w:rsidRPr="008F1167">
              <w:rPr>
                <w:rFonts w:hint="eastAsia"/>
              </w:rPr>
              <w:t>查询</w:t>
            </w:r>
            <w:r>
              <w:rPr>
                <w:rFonts w:hint="eastAsia"/>
              </w:rPr>
              <w:t>设备</w:t>
            </w:r>
            <w:r w:rsidRPr="008F1167">
              <w:rPr>
                <w:rFonts w:hint="eastAsia"/>
              </w:rPr>
              <w:t>录像接口</w:t>
            </w:r>
            <w:r>
              <w:rPr>
                <w:rFonts w:hint="eastAsia"/>
              </w:rPr>
              <w:t>Q</w:t>
            </w:r>
            <w:r w:rsidRPr="008F1167">
              <w:rPr>
                <w:rFonts w:hint="eastAsia"/>
              </w:rPr>
              <w:t>uery</w:t>
            </w:r>
            <w:r>
              <w:rPr>
                <w:rFonts w:hint="eastAsia"/>
              </w:rPr>
              <w:t>Local</w:t>
            </w:r>
            <w:r w:rsidRPr="008F1167">
              <w:rPr>
                <w:rFonts w:hint="eastAsia"/>
              </w:rPr>
              <w:t>Records</w:t>
            </w:r>
            <w:r>
              <w:rPr>
                <w:rFonts w:hint="eastAsia"/>
              </w:rPr>
              <w:t>获取</w:t>
            </w:r>
          </w:p>
          <w:p w:rsidR="008F0D0D" w:rsidRDefault="008F0D0D" w:rsidP="008F0D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0D0D">
              <w:t xml:space="preserve">isTls      </w:t>
            </w:r>
            <w:r>
              <w:t xml:space="preserve">       </w:t>
            </w:r>
            <w:r w:rsidRPr="008F0D0D">
              <w:t>是否采用</w:t>
            </w:r>
            <w:r w:rsidRPr="008F0D0D">
              <w:t>TLS</w:t>
            </w:r>
            <w:r w:rsidRPr="008F0D0D">
              <w:t>加密传输</w:t>
            </w:r>
          </w:p>
          <w:p w:rsidR="001D0DD3" w:rsidRDefault="001D0DD3" w:rsidP="00442270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speed           </w:t>
            </w:r>
            <w:r>
              <w:rPr>
                <w:rFonts w:hint="eastAsia"/>
              </w:rPr>
              <w:t>下载速率，</w:t>
            </w:r>
            <w:r>
              <w:rPr>
                <w:rFonts w:hint="eastAsia"/>
              </w:rPr>
              <w:t>1/2/4/8/16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表示按正常视频播放的速度下载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表示参数错误，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表示调用成功。</w:t>
            </w:r>
          </w:p>
        </w:tc>
      </w:tr>
      <w:tr w:rsidR="001D0DD3" w:rsidRPr="00AF74A0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BC18CB">
              <w:rPr>
                <w:rFonts w:hint="eastAsia"/>
              </w:rPr>
              <w:t>异步接口</w:t>
            </w:r>
            <w:r>
              <w:rPr>
                <w:rFonts w:hint="eastAsia"/>
              </w:rPr>
              <w:t>，实际是否开启下载需根据监听接口</w:t>
            </w:r>
            <w:r>
              <w:rPr>
                <w:rFonts w:hint="eastAsia"/>
              </w:rPr>
              <w:t>onDownloadState</w:t>
            </w:r>
            <w:r>
              <w:rPr>
                <w:rFonts w:hint="eastAsia"/>
              </w:rPr>
              <w:t>回调状态码判断，可参考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；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DB5">
              <w:rPr>
                <w:rFonts w:hint="eastAsia"/>
              </w:rPr>
              <w:t>2</w:t>
            </w:r>
            <w:r w:rsidRPr="00B45DB5">
              <w:rPr>
                <w:rFonts w:hint="eastAsia"/>
              </w:rPr>
              <w:t>、</w:t>
            </w:r>
            <w:r>
              <w:rPr>
                <w:rFonts w:hint="eastAsia"/>
              </w:rPr>
              <w:t>decryptKey</w:t>
            </w:r>
            <w:r>
              <w:rPr>
                <w:rFonts w:hint="eastAsia"/>
              </w:rPr>
              <w:t>参数传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时使用</w:t>
            </w:r>
            <w:r>
              <w:rPr>
                <w:rFonts w:hint="eastAsia"/>
              </w:rPr>
              <w:t>deviceID</w:t>
            </w:r>
            <w:r>
              <w:rPr>
                <w:rFonts w:hint="eastAsia"/>
              </w:rPr>
              <w:t>作为解密秘钥。</w:t>
            </w:r>
          </w:p>
          <w:p w:rsidR="005817CD" w:rsidRPr="00B45DB5" w:rsidRDefault="005817CD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t>3</w:t>
            </w:r>
            <w:r>
              <w:rPr>
                <w:rFonts w:hint="eastAsia"/>
              </w:rPr>
              <w:t>、</w:t>
            </w:r>
            <w:r>
              <w:t>isTls</w:t>
            </w:r>
            <w:r>
              <w:rPr>
                <w:rFonts w:hint="eastAsia"/>
              </w:rPr>
              <w:t>是否采用加密传输，需要设备支持且开启能力</w:t>
            </w:r>
          </w:p>
        </w:tc>
      </w:tr>
    </w:tbl>
    <w:p w:rsidR="001D0DD3" w:rsidRDefault="001D0DD3" w:rsidP="001D0DD3">
      <w:pPr>
        <w:pStyle w:val="3"/>
      </w:pPr>
      <w:bookmarkStart w:id="178" w:name="_Toc130393472"/>
      <w:r>
        <w:rPr>
          <w:rFonts w:hint="eastAsia"/>
        </w:rPr>
        <w:t>startDownload</w:t>
      </w:r>
      <w:bookmarkEnd w:id="178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7"/>
        <w:gridCol w:w="6625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5817CD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3783">
              <w:rPr>
                <w:b w:val="0"/>
                <w:bCs w:val="0"/>
                <w:color w:val="auto"/>
              </w:rPr>
              <w:t>int startDownload</w:t>
            </w:r>
            <w:r>
              <w:rPr>
                <w:b w:val="0"/>
                <w:bCs w:val="0"/>
                <w:color w:val="auto"/>
              </w:rPr>
              <w:t>(</w:t>
            </w:r>
            <w:r w:rsidRPr="004A3783">
              <w:rPr>
                <w:b w:val="0"/>
                <w:bCs w:val="0"/>
                <w:color w:val="auto"/>
              </w:rPr>
              <w:t>int index</w:t>
            </w:r>
            <w:r>
              <w:rPr>
                <w:b w:val="0"/>
                <w:bCs w:val="0"/>
                <w:color w:val="auto"/>
              </w:rPr>
              <w:t xml:space="preserve">, </w:t>
            </w:r>
            <w:r w:rsidRPr="004A3783">
              <w:rPr>
                <w:b w:val="0"/>
                <w:bCs w:val="0"/>
                <w:color w:val="auto"/>
              </w:rPr>
              <w:t>const char* token</w:t>
            </w:r>
            <w:r>
              <w:rPr>
                <w:b w:val="0"/>
                <w:bCs w:val="0"/>
                <w:color w:val="auto"/>
              </w:rPr>
              <w:t>,</w:t>
            </w:r>
            <w:r w:rsidRPr="004A3783">
              <w:rPr>
                <w:b w:val="0"/>
                <w:bCs w:val="0"/>
                <w:color w:val="auto"/>
              </w:rPr>
              <w:t>const char* filepath</w:t>
            </w:r>
            <w:r>
              <w:rPr>
                <w:b w:val="0"/>
                <w:bCs w:val="0"/>
                <w:color w:val="auto"/>
              </w:rPr>
              <w:t xml:space="preserve">, </w:t>
            </w:r>
            <w:r w:rsidRPr="004A3783">
              <w:rPr>
                <w:b w:val="0"/>
                <w:bCs w:val="0"/>
                <w:color w:val="auto"/>
              </w:rPr>
              <w:t>const char* deviceID</w:t>
            </w:r>
            <w:r>
              <w:rPr>
                <w:b w:val="0"/>
                <w:bCs w:val="0"/>
                <w:color w:val="auto"/>
              </w:rPr>
              <w:t>,</w:t>
            </w:r>
            <w:r w:rsidRPr="004A3783">
              <w:rPr>
                <w:b w:val="0"/>
                <w:bCs w:val="0"/>
                <w:color w:val="auto"/>
              </w:rPr>
              <w:t>const char* decryptKey</w:t>
            </w:r>
            <w:r>
              <w:rPr>
                <w:b w:val="0"/>
                <w:bCs w:val="0"/>
                <w:color w:val="auto"/>
              </w:rPr>
              <w:t>,</w:t>
            </w:r>
            <w:r w:rsidRPr="004A3783">
              <w:rPr>
                <w:b w:val="0"/>
                <w:bCs w:val="0"/>
                <w:color w:val="auto"/>
              </w:rPr>
              <w:t>int channelID</w:t>
            </w:r>
            <w:r>
              <w:rPr>
                <w:b w:val="0"/>
                <w:bCs w:val="0"/>
                <w:color w:val="auto"/>
              </w:rPr>
              <w:t>,</w:t>
            </w:r>
            <w:ins w:id="179" w:author="Comparison" w:date="2023-07-28T14:44:00Z">
              <w:r w:rsidR="00BA4E62">
                <w:rPr>
                  <w:rFonts w:hint="eastAsia"/>
                  <w:b w:val="0"/>
                  <w:bCs w:val="0"/>
                  <w:color w:val="auto"/>
                </w:rPr>
                <w:t>long</w:t>
              </w:r>
            </w:ins>
            <w:del w:id="180" w:author="Comparison" w:date="2023-07-28T14:44:00Z">
              <w:r w:rsidRPr="004A3783">
                <w:rPr>
                  <w:b w:val="0"/>
                  <w:bCs w:val="0"/>
                  <w:color w:val="auto"/>
                </w:rPr>
                <w:delText>int</w:delText>
              </w:r>
            </w:del>
            <w:r w:rsidRPr="004A3783">
              <w:rPr>
                <w:b w:val="0"/>
                <w:bCs w:val="0"/>
                <w:color w:val="auto"/>
              </w:rPr>
              <w:t xml:space="preserve"> beginTime</w:t>
            </w:r>
            <w:r>
              <w:rPr>
                <w:b w:val="0"/>
                <w:bCs w:val="0"/>
                <w:color w:val="auto"/>
              </w:rPr>
              <w:t>,</w:t>
            </w:r>
            <w:ins w:id="181" w:author="Comparison" w:date="2023-07-28T14:44:00Z">
              <w:r w:rsidR="00BA4E62">
                <w:rPr>
                  <w:b w:val="0"/>
                  <w:bCs w:val="0"/>
                  <w:color w:val="auto"/>
                </w:rPr>
                <w:t>long</w:t>
              </w:r>
            </w:ins>
            <w:del w:id="182" w:author="Comparison" w:date="2023-07-28T14:44:00Z">
              <w:r w:rsidRPr="004A3783">
                <w:rPr>
                  <w:b w:val="0"/>
                  <w:bCs w:val="0"/>
                  <w:color w:val="auto"/>
                </w:rPr>
                <w:delText>int</w:delText>
              </w:r>
            </w:del>
            <w:r w:rsidRPr="004A3783">
              <w:rPr>
                <w:b w:val="0"/>
                <w:bCs w:val="0"/>
                <w:color w:val="auto"/>
              </w:rPr>
              <w:t xml:space="preserve"> endTime</w:t>
            </w:r>
            <w:r>
              <w:rPr>
                <w:b w:val="0"/>
                <w:bCs w:val="0"/>
                <w:color w:val="auto"/>
              </w:rPr>
              <w:t xml:space="preserve">, </w:t>
            </w:r>
            <w:r w:rsidRPr="004A3783">
              <w:rPr>
                <w:b w:val="0"/>
                <w:bCs w:val="0"/>
                <w:color w:val="auto"/>
              </w:rPr>
              <w:t>bool isTls</w:t>
            </w:r>
            <w:r>
              <w:rPr>
                <w:rFonts w:hint="eastAsia"/>
                <w:b w:val="0"/>
                <w:bCs w:val="0"/>
                <w:color w:val="auto"/>
              </w:rPr>
              <w:t>,</w:t>
            </w:r>
            <w:r>
              <w:rPr>
                <w:b w:val="0"/>
                <w:bCs w:val="0"/>
                <w:color w:val="auto"/>
              </w:rPr>
              <w:t>double speed = 1.0</w:t>
            </w:r>
            <w:r w:rsidRPr="004A3783">
              <w:rPr>
                <w:b w:val="0"/>
                <w:bCs w:val="0"/>
                <w:color w:val="auto"/>
              </w:rPr>
              <w:t>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开启（设备录像）下载（按录像开始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结束时间）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lastRenderedPageBreak/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        </w:t>
            </w:r>
            <w:r>
              <w:rPr>
                <w:rFonts w:hint="eastAsia"/>
              </w:rPr>
              <w:t>该路下载的唯一标示</w:t>
            </w:r>
            <w:r>
              <w:rPr>
                <w:rFonts w:hint="eastAsia"/>
              </w:rPr>
              <w:t>ID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token           </w:t>
            </w:r>
            <w:r>
              <w:rPr>
                <w:rFonts w:hint="eastAsia"/>
              </w:rPr>
              <w:t>请参考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如何获取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filepath         </w:t>
            </w:r>
            <w:r>
              <w:rPr>
                <w:rFonts w:hint="eastAsia"/>
              </w:rPr>
              <w:t>下载文件名（包含路径）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deviceID         </w:t>
            </w:r>
            <w:r>
              <w:rPr>
                <w:rFonts w:hint="eastAsia"/>
              </w:rPr>
              <w:t>设备序列号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decryptKey       </w:t>
            </w:r>
            <w:r>
              <w:rPr>
                <w:rFonts w:hint="eastAsia"/>
              </w:rPr>
              <w:t>解密秘钥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channelID        </w:t>
            </w:r>
            <w:r>
              <w:rPr>
                <w:rFonts w:hint="eastAsia"/>
              </w:rPr>
              <w:t>通道号</w:t>
            </w:r>
          </w:p>
          <w:p w:rsidR="001D0DD3" w:rsidRDefault="001D0DD3" w:rsidP="00442270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beginTime       </w:t>
            </w:r>
            <w:r>
              <w:rPr>
                <w:rFonts w:hint="eastAsia"/>
              </w:rPr>
              <w:t>录像开始时间，</w:t>
            </w:r>
            <w:r>
              <w:rPr>
                <w:rFonts w:hint="eastAsia"/>
              </w:rPr>
              <w:t>Unix</w:t>
            </w:r>
            <w:r>
              <w:rPr>
                <w:rFonts w:hint="eastAsia"/>
              </w:rPr>
              <w:t>时间戳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endTime         </w:t>
            </w:r>
            <w:r>
              <w:rPr>
                <w:rFonts w:hint="eastAsia"/>
              </w:rPr>
              <w:t>录像结束时间，</w:t>
            </w:r>
            <w:r>
              <w:rPr>
                <w:rFonts w:hint="eastAsia"/>
              </w:rPr>
              <w:t>Unix</w:t>
            </w:r>
            <w:r>
              <w:rPr>
                <w:rFonts w:hint="eastAsia"/>
              </w:rPr>
              <w:t>时间戳</w:t>
            </w:r>
          </w:p>
          <w:p w:rsidR="005817CD" w:rsidRDefault="005817CD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4B7">
              <w:t xml:space="preserve">isTls   </w:t>
            </w:r>
            <w:r>
              <w:t xml:space="preserve">          </w:t>
            </w:r>
            <w:r w:rsidRPr="00DA04B7">
              <w:t>是否采用</w:t>
            </w:r>
            <w:r w:rsidRPr="00DA04B7">
              <w:t>TLS</w:t>
            </w:r>
            <w:r w:rsidRPr="00DA04B7">
              <w:t>加密传输</w:t>
            </w:r>
          </w:p>
          <w:p w:rsidR="001D0DD3" w:rsidRDefault="001D0DD3" w:rsidP="00442270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speed           </w:t>
            </w:r>
            <w:r>
              <w:rPr>
                <w:rFonts w:hint="eastAsia"/>
              </w:rPr>
              <w:t>下载速率，</w:t>
            </w:r>
            <w:r>
              <w:rPr>
                <w:rFonts w:hint="eastAsia"/>
              </w:rPr>
              <w:t>1/2/4/8/16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表示按正常视频播放的速度下载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表示参数错误，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表示调用成功。</w:t>
            </w:r>
          </w:p>
        </w:tc>
      </w:tr>
      <w:tr w:rsidR="001D0DD3" w:rsidRPr="00AF74A0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BC18CB">
              <w:rPr>
                <w:rFonts w:hint="eastAsia"/>
              </w:rPr>
              <w:t>异步接口</w:t>
            </w:r>
            <w:r>
              <w:rPr>
                <w:rFonts w:hint="eastAsia"/>
              </w:rPr>
              <w:t>，实际是否开启下载需根据监听接口</w:t>
            </w:r>
            <w:r>
              <w:rPr>
                <w:rFonts w:hint="eastAsia"/>
              </w:rPr>
              <w:t>onDownloadState</w:t>
            </w:r>
            <w:r>
              <w:rPr>
                <w:rFonts w:hint="eastAsia"/>
              </w:rPr>
              <w:t>回调状态码判断，可参考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；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DB5">
              <w:rPr>
                <w:rFonts w:hint="eastAsia"/>
              </w:rPr>
              <w:t>2</w:t>
            </w:r>
            <w:r w:rsidRPr="00B45DB5">
              <w:rPr>
                <w:rFonts w:hint="eastAsia"/>
              </w:rPr>
              <w:t>、</w:t>
            </w:r>
            <w:r>
              <w:rPr>
                <w:rFonts w:hint="eastAsia"/>
              </w:rPr>
              <w:t>decryptKey</w:t>
            </w:r>
            <w:r>
              <w:rPr>
                <w:rFonts w:hint="eastAsia"/>
              </w:rPr>
              <w:t>参数传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时使用</w:t>
            </w:r>
            <w:r>
              <w:rPr>
                <w:rFonts w:hint="eastAsia"/>
              </w:rPr>
              <w:t>deviceID</w:t>
            </w:r>
            <w:r>
              <w:rPr>
                <w:rFonts w:hint="eastAsia"/>
              </w:rPr>
              <w:t>作为解密秘钥。</w:t>
            </w:r>
          </w:p>
          <w:p w:rsidR="005817CD" w:rsidRPr="00B45DB5" w:rsidRDefault="005817CD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t>3</w:t>
            </w:r>
            <w:r>
              <w:rPr>
                <w:rFonts w:hint="eastAsia"/>
              </w:rPr>
              <w:t>、</w:t>
            </w:r>
            <w:r>
              <w:t>isTls</w:t>
            </w:r>
            <w:r>
              <w:rPr>
                <w:rFonts w:hint="eastAsia"/>
              </w:rPr>
              <w:t>是否采用加密传输，需要设备支持且开启能力</w:t>
            </w:r>
          </w:p>
        </w:tc>
      </w:tr>
    </w:tbl>
    <w:p w:rsidR="001D0DD3" w:rsidRDefault="001D0DD3" w:rsidP="001D0DD3">
      <w:pPr>
        <w:pStyle w:val="3"/>
      </w:pPr>
      <w:bookmarkStart w:id="183" w:name="_Toc130393473"/>
      <w:r>
        <w:rPr>
          <w:rFonts w:hint="eastAsia"/>
        </w:rPr>
        <w:t>stopDownload</w:t>
      </w:r>
      <w:bookmarkEnd w:id="183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7B8F">
              <w:t>int stopDownload(</w:t>
            </w:r>
            <w:r>
              <w:rPr>
                <w:rFonts w:hint="eastAsia"/>
              </w:rPr>
              <w:t>int</w:t>
            </w:r>
            <w:r w:rsidRPr="001F7B8F">
              <w:t xml:space="preserve"> index);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停止下载（云录像或者设备录像）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      </w:t>
            </w:r>
            <w:r>
              <w:rPr>
                <w:rFonts w:hint="eastAsia"/>
              </w:rPr>
              <w:t>该路下载的唯一标示</w:t>
            </w:r>
            <w:r>
              <w:rPr>
                <w:rFonts w:hint="eastAsia"/>
              </w:rPr>
              <w:t>ID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表示成功，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表示失败</w:t>
            </w:r>
          </w:p>
        </w:tc>
      </w:tr>
      <w:tr w:rsidR="001D0DD3" w:rsidRPr="00AF74A0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B77D1">
              <w:rPr>
                <w:rFonts w:hint="eastAsia"/>
              </w:rPr>
              <w:t>下载完成</w:t>
            </w:r>
            <w:r>
              <w:rPr>
                <w:rFonts w:hint="eastAsia"/>
              </w:rPr>
              <w:t>或失败，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内部会自动调用该接口，只有在终止正在进行的下载任务时才需调用该接口。</w:t>
            </w:r>
          </w:p>
        </w:tc>
      </w:tr>
    </w:tbl>
    <w:p w:rsidR="001D0DD3" w:rsidRDefault="001D0DD3" w:rsidP="001D0DD3">
      <w:pPr>
        <w:pStyle w:val="3"/>
      </w:pPr>
      <w:bookmarkStart w:id="184" w:name="_Toc130393474"/>
      <w:r w:rsidRPr="005E28C1">
        <w:t>setDownloadListener</w:t>
      </w:r>
      <w:bookmarkEnd w:id="184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2"/>
        <w:gridCol w:w="6630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77F5">
              <w:t>void setDownloadListener(LCOpenSDK_DownloadListener* downloadListener);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为下载</w:t>
            </w:r>
            <w:r w:rsidRPr="00482D66">
              <w:rPr>
                <w:rFonts w:hint="eastAsia"/>
              </w:rPr>
              <w:t>设置监听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downloadListener    </w:t>
            </w:r>
            <w:r>
              <w:rPr>
                <w:rFonts w:hint="eastAsia"/>
              </w:rPr>
              <w:t>监听指针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RPr="00AF74A0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监听者需继承</w:t>
            </w:r>
            <w:r>
              <w:rPr>
                <w:rFonts w:hint="eastAsia"/>
              </w:rPr>
              <w:t>LCOpensdk_Download</w:t>
            </w:r>
            <w:r w:rsidRPr="00163086">
              <w:t>Listener</w:t>
            </w:r>
            <w:r>
              <w:rPr>
                <w:rFonts w:hint="eastAsia"/>
              </w:rPr>
              <w:t>类，可接收云录像和设备录像下载的状态码回调</w:t>
            </w:r>
          </w:p>
        </w:tc>
      </w:tr>
    </w:tbl>
    <w:p w:rsidR="001D0DD3" w:rsidRDefault="001D0DD3" w:rsidP="001D0DD3">
      <w:pPr>
        <w:pStyle w:val="3"/>
      </w:pPr>
      <w:bookmarkStart w:id="185" w:name="_Toc130393475"/>
      <w:r>
        <w:rPr>
          <w:rFonts w:hint="eastAsia"/>
        </w:rPr>
        <w:t>get</w:t>
      </w:r>
      <w:r w:rsidRPr="005E28C1">
        <w:t>DownloadListene</w:t>
      </w:r>
      <w:r>
        <w:rPr>
          <w:rFonts w:hint="eastAsia"/>
        </w:rPr>
        <w:t>r</w:t>
      </w:r>
      <w:bookmarkEnd w:id="185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7"/>
        <w:gridCol w:w="6625"/>
      </w:tblGrid>
      <w:tr w:rsidR="001D0DD3" w:rsidTr="001A1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25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77F5">
              <w:t>LCOpenSDK_DownloadListener*</w:t>
            </w:r>
            <w:r>
              <w:rPr>
                <w:rFonts w:hint="eastAsia"/>
              </w:rPr>
              <w:t xml:space="preserve"> g</w:t>
            </w:r>
            <w:r w:rsidRPr="00DD77F5">
              <w:t>etDownloadListener();</w:t>
            </w:r>
          </w:p>
        </w:tc>
      </w:tr>
      <w:tr w:rsidR="001D0DD3" w:rsidTr="001A1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25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获取下载</w:t>
            </w:r>
            <w:r w:rsidRPr="00482D66">
              <w:rPr>
                <w:rFonts w:hint="eastAsia"/>
              </w:rPr>
              <w:t>监听</w:t>
            </w:r>
            <w:r>
              <w:rPr>
                <w:rFonts w:hint="eastAsia"/>
              </w:rPr>
              <w:t>者</w:t>
            </w:r>
          </w:p>
        </w:tc>
      </w:tr>
      <w:tr w:rsidR="001D0DD3" w:rsidTr="001A1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25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1A1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:rsidR="001D0DD3" w:rsidRDefault="001D0DD3" w:rsidP="00442270">
            <w:r>
              <w:rPr>
                <w:rFonts w:hint="eastAsia"/>
              </w:rPr>
              <w:lastRenderedPageBreak/>
              <w:t>返回值</w:t>
            </w:r>
          </w:p>
        </w:tc>
        <w:tc>
          <w:tcPr>
            <w:tcW w:w="6625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监听指针</w:t>
            </w:r>
          </w:p>
        </w:tc>
      </w:tr>
      <w:tr w:rsidR="001D0DD3" w:rsidRPr="00AF74A0" w:rsidTr="001A1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25" w:type="dxa"/>
          </w:tcPr>
          <w:p w:rsidR="001D0DD3" w:rsidRPr="00AF74A0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1A1D20" w:rsidRDefault="001A1D20" w:rsidP="001A1D20">
      <w:pPr>
        <w:pStyle w:val="2"/>
      </w:pPr>
      <w:bookmarkStart w:id="186" w:name="_Toc130393476"/>
      <w:r>
        <w:rPr>
          <w:rFonts w:hint="eastAsia"/>
        </w:rPr>
        <w:t>LCOpenSDK_LoginManager</w:t>
      </w:r>
      <w:bookmarkEnd w:id="186"/>
    </w:p>
    <w:p w:rsidR="001A1D20" w:rsidRPr="006645D3" w:rsidRDefault="001A1D20" w:rsidP="001A1D20">
      <w:pPr>
        <w:ind w:firstLineChars="200" w:firstLine="420"/>
      </w:pPr>
      <w:r w:rsidRPr="000F36B1">
        <w:t>LCopenSDK_</w:t>
      </w:r>
      <w:r>
        <w:rPr>
          <w:rFonts w:hint="eastAsia"/>
        </w:rPr>
        <w:t>LoginManager</w:t>
      </w:r>
      <w:r w:rsidRPr="002E6616">
        <w:rPr>
          <w:rFonts w:asciiTheme="minorEastAsia" w:hAnsiTheme="minorEastAsia" w:hint="eastAsia"/>
        </w:rPr>
        <w:t>类主要提供</w:t>
      </w:r>
      <w:r>
        <w:rPr>
          <w:rFonts w:asciiTheme="minorEastAsia" w:hAnsiTheme="minorEastAsia" w:hint="eastAsia"/>
        </w:rPr>
        <w:t>P2P拉流预打洞功能。</w:t>
      </w:r>
    </w:p>
    <w:p w:rsidR="001A1D20" w:rsidRDefault="001A1D20" w:rsidP="001A1D20">
      <w:pPr>
        <w:pStyle w:val="3"/>
      </w:pPr>
      <w:bookmarkStart w:id="187" w:name="_Toc130393477"/>
      <w:r w:rsidRPr="004763CA">
        <w:t>getInstance</w:t>
      </w:r>
      <w:bookmarkEnd w:id="187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  <w:tblPrChange w:id="188" w:author="Comparison" w:date="2023-07-28T14:44:00Z">
          <w:tblPr>
            <w:tblStyle w:val="12"/>
            <w:tblW w:w="0" w:type="auto"/>
            <w:tblInd w:w="534" w:type="dxa"/>
            <w:tblLook w:val="04A0" w:firstRow="1" w:lastRow="0" w:firstColumn="1" w:lastColumn="0" w:noHBand="0" w:noVBand="1"/>
          </w:tblPr>
        </w:tblPrChange>
      </w:tblPr>
      <w:tblGrid>
        <w:gridCol w:w="1127"/>
        <w:gridCol w:w="6625"/>
        <w:tblGridChange w:id="189">
          <w:tblGrid>
            <w:gridCol w:w="1127"/>
            <w:gridCol w:w="6625"/>
          </w:tblGrid>
        </w:tblGridChange>
      </w:tblGrid>
      <w:tr w:rsidR="001A1D20" w:rsidTr="00380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tcPrChange w:id="190" w:author="Comparison" w:date="2023-07-28T14:44:00Z">
              <w:tcPr>
                <w:tcW w:w="1134" w:type="dxa"/>
              </w:tcPr>
            </w:tcPrChange>
          </w:tcPr>
          <w:p w:rsidR="001A1D20" w:rsidRDefault="001A1D20" w:rsidP="006D5822">
            <w:pPr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方法</w:t>
            </w:r>
          </w:p>
        </w:tc>
        <w:tc>
          <w:tcPr>
            <w:tcW w:w="6625" w:type="dxa"/>
            <w:tcPrChange w:id="191" w:author="Comparison" w:date="2023-07-28T14:44:00Z">
              <w:tcPr>
                <w:tcW w:w="6662" w:type="dxa"/>
              </w:tcPr>
            </w:tcPrChange>
          </w:tcPr>
          <w:p w:rsidR="001A1D20" w:rsidRDefault="001A1D20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static LCOpenSDK_</w:t>
            </w:r>
            <w:r>
              <w:rPr>
                <w:rFonts w:hint="eastAsia"/>
              </w:rPr>
              <w:t>LoginManager</w:t>
            </w:r>
            <w:r>
              <w:t xml:space="preserve">* </w:t>
            </w:r>
            <w:r>
              <w:rPr>
                <w:rFonts w:hint="eastAsia"/>
              </w:rPr>
              <w:t>g</w:t>
            </w:r>
            <w:r w:rsidRPr="00A31846">
              <w:t>etInstance();</w:t>
            </w:r>
          </w:p>
        </w:tc>
      </w:tr>
      <w:tr w:rsidR="001A1D20" w:rsidTr="00380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tcPrChange w:id="192" w:author="Comparison" w:date="2023-07-28T14:44:00Z">
              <w:tcPr>
                <w:tcW w:w="1134" w:type="dxa"/>
              </w:tcPr>
            </w:tcPrChange>
          </w:tcPr>
          <w:p w:rsidR="001A1D20" w:rsidRDefault="001A1D20" w:rsidP="006D5822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简介</w:t>
            </w:r>
          </w:p>
        </w:tc>
        <w:tc>
          <w:tcPr>
            <w:tcW w:w="6625" w:type="dxa"/>
            <w:tcPrChange w:id="193" w:author="Comparison" w:date="2023-07-28T14:44:00Z">
              <w:tcPr>
                <w:tcW w:w="6662" w:type="dxa"/>
              </w:tcPr>
            </w:tcPrChange>
          </w:tcPr>
          <w:p w:rsidR="001A1D20" w:rsidRDefault="001A1D20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获取单例对象</w:t>
            </w:r>
          </w:p>
        </w:tc>
      </w:tr>
      <w:tr w:rsidR="001A1D20" w:rsidTr="00380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tcPrChange w:id="194" w:author="Comparison" w:date="2023-07-28T14:44:00Z">
              <w:tcPr>
                <w:tcW w:w="1134" w:type="dxa"/>
              </w:tcPr>
            </w:tcPrChange>
          </w:tcPr>
          <w:p w:rsidR="001A1D20" w:rsidRDefault="001A1D20" w:rsidP="006D5822">
            <w:r>
              <w:rPr>
                <w:rFonts w:hint="eastAsia"/>
              </w:rPr>
              <w:t>参数</w:t>
            </w:r>
          </w:p>
        </w:tc>
        <w:tc>
          <w:tcPr>
            <w:tcW w:w="6625" w:type="dxa"/>
            <w:tcPrChange w:id="195" w:author="Comparison" w:date="2023-07-28T14:44:00Z">
              <w:tcPr>
                <w:tcW w:w="6662" w:type="dxa"/>
              </w:tcPr>
            </w:tcPrChange>
          </w:tcPr>
          <w:p w:rsidR="001A1D20" w:rsidRDefault="001A1D20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A1D20" w:rsidTr="00380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tcPrChange w:id="196" w:author="Comparison" w:date="2023-07-28T14:44:00Z">
              <w:tcPr>
                <w:tcW w:w="1134" w:type="dxa"/>
              </w:tcPr>
            </w:tcPrChange>
          </w:tcPr>
          <w:p w:rsidR="001A1D20" w:rsidRDefault="001A1D20" w:rsidP="006D5822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25" w:type="dxa"/>
            <w:tcPrChange w:id="197" w:author="Comparison" w:date="2023-07-28T14:44:00Z">
              <w:tcPr>
                <w:tcW w:w="6662" w:type="dxa"/>
              </w:tcPr>
            </w:tcPrChange>
          </w:tcPr>
          <w:p w:rsidR="001A1D20" w:rsidRDefault="001A1D20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单例指针</w:t>
            </w:r>
          </w:p>
        </w:tc>
      </w:tr>
      <w:tr w:rsidR="001A1D20" w:rsidRPr="00AF74A0" w:rsidTr="00380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tcPrChange w:id="198" w:author="Comparison" w:date="2023-07-28T14:44:00Z">
              <w:tcPr>
                <w:tcW w:w="1134" w:type="dxa"/>
              </w:tcPr>
            </w:tcPrChange>
          </w:tcPr>
          <w:p w:rsidR="001A1D20" w:rsidRDefault="001A1D20" w:rsidP="006D5822">
            <w:r>
              <w:rPr>
                <w:rFonts w:hint="eastAsia"/>
              </w:rPr>
              <w:t>备注</w:t>
            </w:r>
          </w:p>
        </w:tc>
        <w:tc>
          <w:tcPr>
            <w:tcW w:w="6625" w:type="dxa"/>
            <w:tcPrChange w:id="199" w:author="Comparison" w:date="2023-07-28T14:44:00Z">
              <w:tcPr>
                <w:tcW w:w="6662" w:type="dxa"/>
              </w:tcPr>
            </w:tcPrChange>
          </w:tcPr>
          <w:p w:rsidR="001A1D20" w:rsidRPr="00AF74A0" w:rsidRDefault="001A1D20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1A1D20" w:rsidRDefault="00380864" w:rsidP="001A1D20">
      <w:pPr>
        <w:pStyle w:val="3"/>
        <w:rPr>
          <w:ins w:id="200" w:author="Comparison" w:date="2023-07-28T14:44:00Z"/>
        </w:rPr>
      </w:pPr>
      <w:bookmarkStart w:id="201" w:name="_Toc130393478"/>
      <w:ins w:id="202" w:author="Comparison" w:date="2023-07-28T14:44:00Z">
        <w:r w:rsidRPr="00380864">
          <w:t>addDevicesAsync</w:t>
        </w:r>
      </w:ins>
    </w:p>
    <w:p w:rsidR="001A1D20" w:rsidRDefault="001A1D20" w:rsidP="001A1D20">
      <w:pPr>
        <w:pStyle w:val="3"/>
        <w:rPr>
          <w:del w:id="203" w:author="Comparison" w:date="2023-07-28T14:44:00Z"/>
        </w:rPr>
      </w:pPr>
      <w:del w:id="204" w:author="Comparison" w:date="2023-07-28T14:44:00Z">
        <w:r w:rsidRPr="002F1BEE">
          <w:delText>addDevice</w:delText>
        </w:r>
        <w:bookmarkEnd w:id="201"/>
      </w:del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  <w:tblPrChange w:id="205" w:author="Comparison" w:date="2023-07-28T14:44:00Z">
          <w:tblPr>
            <w:tblStyle w:val="12"/>
            <w:tblW w:w="0" w:type="auto"/>
            <w:tblInd w:w="534" w:type="dxa"/>
            <w:tblLook w:val="04A0" w:firstRow="1" w:lastRow="0" w:firstColumn="1" w:lastColumn="0" w:noHBand="0" w:noVBand="1"/>
          </w:tblPr>
        </w:tblPrChange>
      </w:tblPr>
      <w:tblGrid>
        <w:gridCol w:w="1128"/>
        <w:gridCol w:w="6624"/>
        <w:tblGridChange w:id="206">
          <w:tblGrid>
            <w:gridCol w:w="2"/>
            <w:gridCol w:w="1126"/>
            <w:gridCol w:w="3"/>
            <w:gridCol w:w="6621"/>
            <w:gridCol w:w="2"/>
          </w:tblGrid>
        </w:tblGridChange>
      </w:tblGrid>
      <w:tr w:rsidR="004D5535" w:rsidTr="00AA48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PrChange w:id="207" w:author="Comparison" w:date="2023-07-28T14:44:00Z">
            <w:trPr>
              <w:gridBefore w:val="1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PrChange w:id="208" w:author="Comparison" w:date="2023-07-28T14:44:00Z">
              <w:tcPr>
                <w:tcW w:w="1134" w:type="dxa"/>
                <w:gridSpan w:val="2"/>
              </w:tcPr>
            </w:tcPrChange>
          </w:tcPr>
          <w:p w:rsidR="004D5535" w:rsidRDefault="004D5535" w:rsidP="006D5822">
            <w:pPr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  <w:tcPrChange w:id="209" w:author="Comparison" w:date="2023-07-28T14:44:00Z">
              <w:tcPr>
                <w:tcW w:w="6662" w:type="dxa"/>
                <w:gridSpan w:val="2"/>
              </w:tcPr>
            </w:tcPrChange>
          </w:tcPr>
          <w:p w:rsidR="004D5535" w:rsidRDefault="004D5535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bool addDevice</w:t>
            </w:r>
            <w:r w:rsidRPr="00B226F1">
              <w:t>(</w:t>
            </w:r>
            <w:r w:rsidR="00AA486A" w:rsidRPr="00AA486A">
              <w:t>const char* token,const char* deviceJsonString</w:t>
            </w:r>
            <w:r w:rsidRPr="00B226F1">
              <w:t>;</w:t>
            </w:r>
          </w:p>
        </w:tc>
      </w:tr>
      <w:tr w:rsidR="004D5535" w:rsidTr="00AA48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4D5535" w:rsidRDefault="004D5535" w:rsidP="006D5822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4D5535" w:rsidRDefault="004D5535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开启</w:t>
            </w:r>
            <w:r>
              <w:rPr>
                <w:rFonts w:hint="eastAsia"/>
              </w:rPr>
              <w:t>P2P</w:t>
            </w:r>
            <w:r>
              <w:rPr>
                <w:rFonts w:hint="eastAsia"/>
              </w:rPr>
              <w:t>拉流预打洞（</w:t>
            </w:r>
            <w:ins w:id="210" w:author="Comparison" w:date="2023-07-28T14:44:00Z">
              <w:r w:rsidR="00380864">
                <w:rPr>
                  <w:rFonts w:hint="eastAsia"/>
                </w:rPr>
                <w:t>批量打洞异步</w:t>
              </w:r>
            </w:ins>
            <w:del w:id="211" w:author="Comparison" w:date="2023-07-28T14:44:00Z">
              <w:r>
                <w:rPr>
                  <w:rFonts w:hint="eastAsia"/>
                </w:rPr>
                <w:delText>单个设备</w:delText>
              </w:r>
              <w:r w:rsidR="00B869E8">
                <w:rPr>
                  <w:rFonts w:hint="eastAsia"/>
                </w:rPr>
                <w:delText>同步</w:delText>
              </w:r>
            </w:del>
            <w:r w:rsidR="00B869E8">
              <w:rPr>
                <w:rFonts w:hint="eastAsia"/>
              </w:rPr>
              <w:t>接口</w:t>
            </w:r>
            <w:r>
              <w:rPr>
                <w:rFonts w:hint="eastAsia"/>
              </w:rPr>
              <w:t>）</w:t>
            </w:r>
          </w:p>
        </w:tc>
      </w:tr>
      <w:tr w:rsidR="004D5535" w:rsidTr="00AA48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4D5535" w:rsidRDefault="004D5535" w:rsidP="006D5822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4D5535" w:rsidRDefault="004D5535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token           </w:t>
            </w:r>
            <w:r>
              <w:rPr>
                <w:rFonts w:hint="eastAsia"/>
              </w:rPr>
              <w:t>请参考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如何获取</w:t>
            </w:r>
          </w:p>
          <w:p w:rsidR="004D5535" w:rsidRPr="00227AD4" w:rsidRDefault="00380864" w:rsidP="004D5535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12" w:author="Comparison" w:date="2023-07-28T14:44:00Z"/>
              </w:rPr>
            </w:pPr>
            <w:ins w:id="213" w:author="Comparison" w:date="2023-07-28T14:44:00Z">
              <w:r>
                <w:rPr>
                  <w:rFonts w:hint="eastAsia"/>
                </w:rPr>
                <w:t>deviceJsonString</w:t>
              </w:r>
            </w:ins>
            <w:del w:id="214" w:author="Comparison" w:date="2023-07-28T14:44:00Z">
              <w:r w:rsidR="004D5535" w:rsidRPr="00227AD4">
                <w:delText xml:space="preserve">deviceID    </w:delText>
              </w:r>
              <w:r w:rsidR="004D5535">
                <w:delText xml:space="preserve">       </w:delText>
              </w:r>
            </w:del>
            <w:r w:rsidR="004D5535">
              <w:t xml:space="preserve">  </w:t>
            </w:r>
            <w:r w:rsidR="004D5535" w:rsidRPr="00227AD4">
              <w:t>设备</w:t>
            </w:r>
            <w:ins w:id="215" w:author="Comparison" w:date="2023-07-28T14:44:00Z">
              <w:r>
                <w:rPr>
                  <w:rFonts w:hint="eastAsia"/>
                </w:rPr>
                <w:t>Json</w:t>
              </w:r>
              <w:r w:rsidRPr="00FB7E0A">
                <w:t>数组</w:t>
              </w:r>
            </w:ins>
            <w:del w:id="216" w:author="Comparison" w:date="2023-07-28T14:44:00Z">
              <w:r w:rsidR="004D5535" w:rsidRPr="00227AD4">
                <w:delText>序列号</w:delText>
              </w:r>
            </w:del>
          </w:p>
          <w:p w:rsidR="004D5535" w:rsidRDefault="004D5535" w:rsidP="004D5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del w:id="217" w:author="Comparison" w:date="2023-07-28T14:44:00Z">
              <w:r w:rsidRPr="00227AD4">
                <w:delText xml:space="preserve">playToken   </w:delText>
              </w:r>
              <w:r>
                <w:delText xml:space="preserve">         </w:delText>
              </w:r>
              <w:r w:rsidRPr="00227AD4">
                <w:delText>播放</w:delText>
              </w:r>
              <w:r w:rsidRPr="00227AD4">
                <w:delText>token</w:delText>
              </w:r>
            </w:del>
          </w:p>
        </w:tc>
      </w:tr>
      <w:tr w:rsidR="004D5535" w:rsidTr="00AA48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PrChange w:id="218" w:author="Comparison" w:date="2023-07-28T14:44:00Z">
            <w:trPr>
              <w:gridBefore w:val="1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PrChange w:id="219" w:author="Comparison" w:date="2023-07-28T14:44:00Z">
              <w:tcPr>
                <w:tcW w:w="1134" w:type="dxa"/>
                <w:gridSpan w:val="2"/>
              </w:tcPr>
            </w:tcPrChange>
          </w:tcPr>
          <w:p w:rsidR="004D5535" w:rsidRDefault="004D5535" w:rsidP="006D5822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PrChange w:id="220" w:author="Comparison" w:date="2023-07-28T14:44:00Z">
              <w:tcPr>
                <w:tcW w:w="6662" w:type="dxa"/>
                <w:gridSpan w:val="2"/>
              </w:tcPr>
            </w:tcPrChange>
          </w:tcPr>
          <w:p w:rsidR="004D5535" w:rsidRDefault="004D5535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表示开启</w:t>
            </w:r>
            <w:r>
              <w:rPr>
                <w:rFonts w:hint="eastAsia"/>
              </w:rPr>
              <w:t>P2P</w:t>
            </w:r>
            <w:r>
              <w:rPr>
                <w:rFonts w:hint="eastAsia"/>
              </w:rPr>
              <w:t>预打洞成功，并不能保证</w:t>
            </w:r>
            <w:r>
              <w:rPr>
                <w:rFonts w:hint="eastAsia"/>
              </w:rPr>
              <w:t>P2P</w:t>
            </w:r>
            <w:r>
              <w:rPr>
                <w:rFonts w:hint="eastAsia"/>
              </w:rPr>
              <w:t>打洞成功；</w:t>
            </w:r>
            <w:r>
              <w:rPr>
                <w:rFonts w:hint="eastAsia"/>
              </w:rPr>
              <w:t>false</w:t>
            </w:r>
            <w:r>
              <w:rPr>
                <w:rFonts w:hint="eastAsia"/>
              </w:rPr>
              <w:t>表示开启</w:t>
            </w:r>
            <w:r>
              <w:rPr>
                <w:rFonts w:hint="eastAsia"/>
              </w:rPr>
              <w:t>P2P</w:t>
            </w:r>
            <w:r>
              <w:rPr>
                <w:rFonts w:hint="eastAsia"/>
              </w:rPr>
              <w:t>预打洞失败，具体原因得分析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日志</w:t>
            </w:r>
          </w:p>
        </w:tc>
      </w:tr>
      <w:tr w:rsidR="004D5535" w:rsidRPr="00AF74A0" w:rsidTr="00AA48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4D5535" w:rsidRDefault="004D5535" w:rsidP="006D5822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4D5535" w:rsidRDefault="004D5535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ABF">
              <w:rPr>
                <w:rFonts w:hint="eastAsia"/>
              </w:rPr>
              <w:t>1</w:t>
            </w:r>
            <w:r w:rsidRPr="00380ABF">
              <w:rPr>
                <w:rFonts w:hint="eastAsia"/>
              </w:rPr>
              <w:t>、</w:t>
            </w:r>
            <w:r>
              <w:rPr>
                <w:rFonts w:hint="eastAsia"/>
              </w:rPr>
              <w:t>deviceJsonString</w:t>
            </w:r>
            <w:r>
              <w:rPr>
                <w:rFonts w:hint="eastAsia"/>
              </w:rPr>
              <w:t>参数格式如下，</w:t>
            </w:r>
            <w:del w:id="221" w:author="Comparison" w:date="2023-07-28T14:44:00Z">
              <w:r>
                <w:rPr>
                  <w:rFonts w:hint="eastAsia"/>
                </w:rPr>
                <w:delText>仅</w:delText>
              </w:r>
            </w:del>
            <w:r>
              <w:rPr>
                <w:rFonts w:hint="eastAsia"/>
              </w:rPr>
              <w:t>支持添加</w:t>
            </w:r>
            <w:ins w:id="222" w:author="Comparison" w:date="2023-07-28T14:44:00Z">
              <w:r w:rsidR="00380864">
                <w:rPr>
                  <w:rFonts w:hint="eastAsia"/>
                </w:rPr>
                <w:t>多个</w:t>
              </w:r>
            </w:ins>
            <w:del w:id="223" w:author="Comparison" w:date="2023-07-28T14:44:00Z">
              <w:r>
                <w:rPr>
                  <w:rFonts w:hint="eastAsia"/>
                </w:rPr>
                <w:delText>单个</w:delText>
              </w:r>
            </w:del>
            <w:r>
              <w:rPr>
                <w:rFonts w:hint="eastAsia"/>
              </w:rPr>
              <w:t>设备：</w:t>
            </w:r>
          </w:p>
          <w:p w:rsidR="00380864" w:rsidRDefault="00380864" w:rsidP="003808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4" w:author="Comparison" w:date="2023-07-28T14:44:00Z"/>
              </w:rPr>
            </w:pPr>
            <w:ins w:id="225" w:author="Comparison" w:date="2023-07-28T14:44:00Z">
              <w:r w:rsidRPr="00FB7E0A">
                <w:t>格式</w:t>
              </w:r>
              <w:r w:rsidRPr="00FB7E0A">
                <w:t>[{"PlayToken":string,  "Sn":string}]</w:t>
              </w:r>
            </w:ins>
          </w:p>
          <w:p w:rsidR="004D5535" w:rsidRPr="00380ABF" w:rsidRDefault="004D5535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、该接口的典型调用时机是在获取设备列表信息之后，拉流之前。</w:t>
            </w:r>
          </w:p>
        </w:tc>
      </w:tr>
    </w:tbl>
    <w:p w:rsidR="004D5535" w:rsidRPr="004D5535" w:rsidRDefault="004D5535" w:rsidP="004D5535"/>
    <w:p w:rsidR="004D5535" w:rsidRPr="004D5535" w:rsidRDefault="004D5535" w:rsidP="004D5535">
      <w:pPr>
        <w:pStyle w:val="3"/>
      </w:pPr>
      <w:r w:rsidRPr="002F1BEE">
        <w:t>addDevices</w:t>
      </w:r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A1D20" w:rsidTr="00B86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:rsidR="001A1D20" w:rsidRDefault="001A1D20" w:rsidP="006D5822">
            <w:r>
              <w:rPr>
                <w:rFonts w:hint="eastAsia"/>
              </w:rPr>
              <w:t>方法</w:t>
            </w:r>
          </w:p>
        </w:tc>
        <w:tc>
          <w:tcPr>
            <w:tcW w:w="6624" w:type="dxa"/>
          </w:tcPr>
          <w:p w:rsidR="001A1D20" w:rsidRDefault="001A1D20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26F1">
              <w:t>bool addDevices(const char* token, const char* deviceJsonString);</w:t>
            </w:r>
          </w:p>
        </w:tc>
      </w:tr>
      <w:tr w:rsidR="001A1D20" w:rsidTr="00B86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:rsidR="001A1D20" w:rsidRDefault="001A1D20" w:rsidP="006D5822">
            <w:r>
              <w:rPr>
                <w:rFonts w:hint="eastAsia"/>
              </w:rPr>
              <w:t>简介</w:t>
            </w:r>
          </w:p>
        </w:tc>
        <w:tc>
          <w:tcPr>
            <w:tcW w:w="6624" w:type="dxa"/>
          </w:tcPr>
          <w:p w:rsidR="001A1D20" w:rsidRDefault="001A1D20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开启</w:t>
            </w:r>
            <w:r>
              <w:rPr>
                <w:rFonts w:hint="eastAsia"/>
              </w:rPr>
              <w:t>P2P</w:t>
            </w:r>
            <w:r>
              <w:rPr>
                <w:rFonts w:hint="eastAsia"/>
              </w:rPr>
              <w:t>拉流预打洞</w:t>
            </w:r>
            <w:r w:rsidR="004D5535">
              <w:rPr>
                <w:rFonts w:hint="eastAsia"/>
              </w:rPr>
              <w:t>（批量打洞</w:t>
            </w:r>
            <w:ins w:id="226" w:author="Comparison" w:date="2023-07-28T14:44:00Z">
              <w:r w:rsidR="00380864">
                <w:rPr>
                  <w:rFonts w:hint="eastAsia"/>
                </w:rPr>
                <w:t>同</w:t>
              </w:r>
              <w:r w:rsidR="00B869E8">
                <w:rPr>
                  <w:rFonts w:hint="eastAsia"/>
                </w:rPr>
                <w:t>步</w:t>
              </w:r>
            </w:ins>
            <w:del w:id="227" w:author="Comparison" w:date="2023-07-28T14:44:00Z">
              <w:r w:rsidR="00B869E8">
                <w:rPr>
                  <w:rFonts w:hint="eastAsia"/>
                </w:rPr>
                <w:delText>异步</w:delText>
              </w:r>
            </w:del>
            <w:r w:rsidR="00B869E8">
              <w:rPr>
                <w:rFonts w:hint="eastAsia"/>
              </w:rPr>
              <w:t>接口</w:t>
            </w:r>
            <w:r w:rsidR="004D5535">
              <w:rPr>
                <w:rFonts w:hint="eastAsia"/>
              </w:rPr>
              <w:t>）</w:t>
            </w:r>
          </w:p>
        </w:tc>
      </w:tr>
      <w:tr w:rsidR="001A1D20" w:rsidTr="00B86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:rsidR="001A1D20" w:rsidRDefault="001A1D20" w:rsidP="006D5822">
            <w:r>
              <w:rPr>
                <w:rFonts w:hint="eastAsia"/>
              </w:rPr>
              <w:t>参数</w:t>
            </w:r>
          </w:p>
        </w:tc>
        <w:tc>
          <w:tcPr>
            <w:tcW w:w="6624" w:type="dxa"/>
          </w:tcPr>
          <w:p w:rsidR="001A1D20" w:rsidRDefault="001A1D20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token           </w:t>
            </w:r>
            <w:r>
              <w:rPr>
                <w:rFonts w:hint="eastAsia"/>
              </w:rPr>
              <w:t>请参考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如何获取</w:t>
            </w:r>
          </w:p>
          <w:p w:rsidR="001A1D20" w:rsidRDefault="001A1D20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deviceJsonString  </w:t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Json</w:t>
            </w:r>
            <w:r w:rsidRPr="00FB7E0A">
              <w:t>数组</w:t>
            </w:r>
          </w:p>
        </w:tc>
      </w:tr>
      <w:tr w:rsidR="001A1D20" w:rsidTr="00B86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:rsidR="001A1D20" w:rsidRDefault="001A1D20" w:rsidP="006D5822">
            <w:r>
              <w:rPr>
                <w:rFonts w:hint="eastAsia"/>
              </w:rPr>
              <w:t>返回值</w:t>
            </w:r>
          </w:p>
        </w:tc>
        <w:tc>
          <w:tcPr>
            <w:tcW w:w="6624" w:type="dxa"/>
          </w:tcPr>
          <w:p w:rsidR="001A1D20" w:rsidRDefault="001A1D20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表示开启</w:t>
            </w:r>
            <w:r>
              <w:rPr>
                <w:rFonts w:hint="eastAsia"/>
              </w:rPr>
              <w:t>P2P</w:t>
            </w:r>
            <w:r>
              <w:rPr>
                <w:rFonts w:hint="eastAsia"/>
              </w:rPr>
              <w:t>预打洞成功，并不能保证</w:t>
            </w:r>
            <w:r>
              <w:rPr>
                <w:rFonts w:hint="eastAsia"/>
              </w:rPr>
              <w:t>P2P</w:t>
            </w:r>
            <w:r>
              <w:rPr>
                <w:rFonts w:hint="eastAsia"/>
              </w:rPr>
              <w:t>打洞成功；</w:t>
            </w:r>
            <w:r>
              <w:rPr>
                <w:rFonts w:hint="eastAsia"/>
              </w:rPr>
              <w:t>false</w:t>
            </w:r>
            <w:r>
              <w:rPr>
                <w:rFonts w:hint="eastAsia"/>
              </w:rPr>
              <w:t>表示开启</w:t>
            </w:r>
            <w:r>
              <w:rPr>
                <w:rFonts w:hint="eastAsia"/>
              </w:rPr>
              <w:t>P2P</w:t>
            </w:r>
            <w:r>
              <w:rPr>
                <w:rFonts w:hint="eastAsia"/>
              </w:rPr>
              <w:t>预打洞失败，具体原因得分析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日志</w:t>
            </w:r>
          </w:p>
        </w:tc>
      </w:tr>
      <w:tr w:rsidR="001A1D20" w:rsidRPr="00AF74A0" w:rsidTr="00B86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:rsidR="001A1D20" w:rsidRDefault="001A1D20" w:rsidP="006D5822">
            <w:r>
              <w:rPr>
                <w:rFonts w:hint="eastAsia"/>
              </w:rPr>
              <w:t>备注</w:t>
            </w:r>
          </w:p>
        </w:tc>
        <w:tc>
          <w:tcPr>
            <w:tcW w:w="6624" w:type="dxa"/>
          </w:tcPr>
          <w:p w:rsidR="001A1D20" w:rsidRDefault="001A1D20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ABF">
              <w:rPr>
                <w:rFonts w:hint="eastAsia"/>
              </w:rPr>
              <w:t>1</w:t>
            </w:r>
            <w:r w:rsidRPr="00380ABF">
              <w:rPr>
                <w:rFonts w:hint="eastAsia"/>
              </w:rPr>
              <w:t>、</w:t>
            </w:r>
            <w:r>
              <w:rPr>
                <w:rFonts w:hint="eastAsia"/>
              </w:rPr>
              <w:t>deviceJsonString</w:t>
            </w:r>
            <w:r>
              <w:rPr>
                <w:rFonts w:hint="eastAsia"/>
              </w:rPr>
              <w:t>参数格式如下，支持添加多个设备：</w:t>
            </w:r>
          </w:p>
          <w:p w:rsidR="001A1D20" w:rsidRDefault="001A1D20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7E0A">
              <w:t>格式</w:t>
            </w:r>
            <w:r w:rsidRPr="00FB7E0A">
              <w:t>[{"PlayToken":string,  "Sn":string}]</w:t>
            </w:r>
          </w:p>
          <w:p w:rsidR="001A1D20" w:rsidRPr="00380ABF" w:rsidRDefault="001A1D20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、该接口的典型调用时机是在获取设备列表信息之后，拉流之前。</w:t>
            </w:r>
          </w:p>
        </w:tc>
      </w:tr>
    </w:tbl>
    <w:p w:rsidR="00B869E8" w:rsidRDefault="00B869E8" w:rsidP="00B869E8">
      <w:pPr>
        <w:pStyle w:val="3"/>
      </w:pPr>
      <w:bookmarkStart w:id="228" w:name="_Toc130393479"/>
      <w:r w:rsidRPr="00B869E8">
        <w:lastRenderedPageBreak/>
        <w:t>getP2pPort</w:t>
      </w:r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B869E8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:rsidR="00B869E8" w:rsidRDefault="00B869E8" w:rsidP="006D5822">
            <w:r>
              <w:rPr>
                <w:rFonts w:hint="eastAsia"/>
              </w:rPr>
              <w:t>方法</w:t>
            </w:r>
          </w:p>
        </w:tc>
        <w:tc>
          <w:tcPr>
            <w:tcW w:w="6624" w:type="dxa"/>
          </w:tcPr>
          <w:p w:rsidR="00B869E8" w:rsidRPr="00B869E8" w:rsidRDefault="00B869E8" w:rsidP="00B869E8">
            <w:pPr>
              <w:autoSpaceDE w:val="0"/>
              <w:autoSpaceDN w:val="0"/>
              <w:adjustRightInd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69E8">
              <w:t>unsigned short getP2pPort(const char* token, const char *playToken,const char* deviceId,unsigned int timeout</w:t>
            </w:r>
            <w:r>
              <w:t>);</w:t>
            </w:r>
          </w:p>
        </w:tc>
      </w:tr>
      <w:tr w:rsidR="00B869E8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:rsidR="00B869E8" w:rsidRDefault="00B869E8" w:rsidP="006D5822">
            <w:r>
              <w:rPr>
                <w:rFonts w:hint="eastAsia"/>
              </w:rPr>
              <w:t>简介</w:t>
            </w:r>
          </w:p>
        </w:tc>
        <w:tc>
          <w:tcPr>
            <w:tcW w:w="6624" w:type="dxa"/>
          </w:tcPr>
          <w:p w:rsidR="00B869E8" w:rsidRDefault="00B869E8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P</w:t>
            </w:r>
            <w:r>
              <w:t>2P</w:t>
            </w:r>
            <w:r>
              <w:rPr>
                <w:rFonts w:hint="eastAsia"/>
              </w:rPr>
              <w:t>端口</w:t>
            </w:r>
          </w:p>
        </w:tc>
      </w:tr>
      <w:tr w:rsidR="00B869E8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:rsidR="00B869E8" w:rsidRDefault="00B869E8" w:rsidP="006D5822">
            <w:r>
              <w:rPr>
                <w:rFonts w:hint="eastAsia"/>
              </w:rPr>
              <w:t>参数</w:t>
            </w:r>
          </w:p>
        </w:tc>
        <w:tc>
          <w:tcPr>
            <w:tcW w:w="6624" w:type="dxa"/>
          </w:tcPr>
          <w:p w:rsidR="00B869E8" w:rsidRDefault="00704E37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token         </w:t>
            </w:r>
            <w:r w:rsidR="00B869E8">
              <w:rPr>
                <w:rFonts w:hint="eastAsia"/>
              </w:rPr>
              <w:t>请参考</w:t>
            </w:r>
            <w:r w:rsidR="00B869E8">
              <w:rPr>
                <w:rFonts w:hint="eastAsia"/>
              </w:rPr>
              <w:t>Demo</w:t>
            </w:r>
            <w:r w:rsidR="00B869E8">
              <w:rPr>
                <w:rFonts w:hint="eastAsia"/>
              </w:rPr>
              <w:t>如何获取</w:t>
            </w:r>
          </w:p>
          <w:p w:rsidR="00B869E8" w:rsidRPr="00B869E8" w:rsidRDefault="00B869E8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69E8">
              <w:t>playToken</w:t>
            </w:r>
            <w:r>
              <w:t xml:space="preserve"> </w:t>
            </w:r>
            <w:r w:rsidR="00704E37">
              <w:t xml:space="preserve">    </w:t>
            </w:r>
            <w:r w:rsidRPr="00227AD4">
              <w:t>播放</w:t>
            </w:r>
            <w:r w:rsidRPr="00227AD4">
              <w:t>token</w:t>
            </w:r>
          </w:p>
          <w:p w:rsidR="00B869E8" w:rsidRPr="00B869E8" w:rsidRDefault="00B869E8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69E8">
              <w:t>deviceId</w:t>
            </w:r>
            <w:r>
              <w:t xml:space="preserve">       </w:t>
            </w:r>
            <w:r>
              <w:rPr>
                <w:rFonts w:hint="eastAsia"/>
              </w:rPr>
              <w:t>设备序列号</w:t>
            </w:r>
          </w:p>
          <w:p w:rsidR="00B869E8" w:rsidRDefault="00B869E8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69E8">
              <w:t>timeout</w:t>
            </w:r>
            <w:r>
              <w:t xml:space="preserve">       </w:t>
            </w:r>
            <w:r>
              <w:rPr>
                <w:rFonts w:hint="eastAsia"/>
              </w:rPr>
              <w:t>接口超时时间</w:t>
            </w:r>
          </w:p>
        </w:tc>
      </w:tr>
      <w:tr w:rsidR="00B869E8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:rsidR="00B869E8" w:rsidRDefault="00B869E8" w:rsidP="006D5822">
            <w:r>
              <w:rPr>
                <w:rFonts w:hint="eastAsia"/>
              </w:rPr>
              <w:t>返回值</w:t>
            </w:r>
          </w:p>
        </w:tc>
        <w:tc>
          <w:tcPr>
            <w:tcW w:w="6624" w:type="dxa"/>
          </w:tcPr>
          <w:p w:rsidR="00B869E8" w:rsidRDefault="00B869E8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P</w:t>
            </w:r>
            <w:r>
              <w:t>2P</w:t>
            </w:r>
            <w:r>
              <w:rPr>
                <w:rFonts w:hint="eastAsia"/>
              </w:rPr>
              <w:t>打洞成功端口号，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为未打洞成功</w:t>
            </w:r>
          </w:p>
        </w:tc>
      </w:tr>
      <w:tr w:rsidR="00B869E8" w:rsidRPr="00AF74A0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:rsidR="00B869E8" w:rsidRDefault="00B869E8" w:rsidP="006D5822">
            <w:r>
              <w:rPr>
                <w:rFonts w:hint="eastAsia"/>
              </w:rPr>
              <w:t>备注</w:t>
            </w:r>
          </w:p>
        </w:tc>
        <w:tc>
          <w:tcPr>
            <w:tcW w:w="6624" w:type="dxa"/>
          </w:tcPr>
          <w:p w:rsidR="00B869E8" w:rsidRPr="00380ABF" w:rsidRDefault="00B869E8" w:rsidP="00B86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rPr>
                <w:rFonts w:hint="eastAsia"/>
              </w:rPr>
              <w:t>、该接口的典型调用时机是在</w:t>
            </w:r>
            <w:r>
              <w:t>a</w:t>
            </w:r>
            <w:r>
              <w:rPr>
                <w:rFonts w:hint="eastAsia"/>
              </w:rPr>
              <w:t>dd</w:t>
            </w:r>
            <w:r>
              <w:t>Device</w:t>
            </w:r>
            <w:r>
              <w:rPr>
                <w:rFonts w:hint="eastAsia"/>
              </w:rPr>
              <w:t>之后，需进行异步处理，避免阻塞界面响应，具体参考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实现。</w:t>
            </w:r>
          </w:p>
        </w:tc>
      </w:tr>
    </w:tbl>
    <w:p w:rsidR="00B869E8" w:rsidRPr="00B869E8" w:rsidRDefault="00B869E8" w:rsidP="00B869E8"/>
    <w:p w:rsidR="00B869E8" w:rsidRPr="00B869E8" w:rsidRDefault="001A1D20" w:rsidP="00B869E8">
      <w:pPr>
        <w:pStyle w:val="3"/>
      </w:pPr>
      <w:r w:rsidRPr="00E159D1">
        <w:t>getP2PLinkType</w:t>
      </w:r>
      <w:bookmarkEnd w:id="228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A1D20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A1D20" w:rsidRDefault="001A1D20" w:rsidP="006D5822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A1D20" w:rsidRDefault="001A1D20" w:rsidP="006D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59D1">
              <w:t>LCOpenSDK_P2P_LINKTYPE getP2PLinkType(const char* d</w:t>
            </w:r>
            <w:r w:rsidR="00066593">
              <w:t>eviceId,const char* devicePid</w:t>
            </w:r>
            <w:r w:rsidRPr="00E159D1">
              <w:t>);</w:t>
            </w:r>
          </w:p>
        </w:tc>
      </w:tr>
      <w:tr w:rsidR="001A1D20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A1D20" w:rsidRDefault="001A1D20" w:rsidP="006D5822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A1D20" w:rsidRDefault="001A1D20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P</w:t>
            </w:r>
            <w:r>
              <w:t>2P</w:t>
            </w:r>
            <w:r>
              <w:rPr>
                <w:rFonts w:hint="eastAsia"/>
              </w:rPr>
              <w:t>链接类型</w:t>
            </w:r>
          </w:p>
        </w:tc>
      </w:tr>
      <w:tr w:rsidR="001A1D20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A1D20" w:rsidRDefault="001A1D20" w:rsidP="006D5822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A1D20" w:rsidRDefault="001A1D20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9D1">
              <w:t xml:space="preserve">deviceId   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设备序列号</w:t>
            </w:r>
          </w:p>
          <w:p w:rsidR="001A1D20" w:rsidRDefault="001A1D20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9D1">
              <w:t xml:space="preserve">devicePid    </w:t>
            </w:r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IOT</w:t>
            </w:r>
            <w:r>
              <w:rPr>
                <w:rFonts w:hint="eastAsia"/>
              </w:rPr>
              <w:t>设备使用</w:t>
            </w:r>
            <w:r w:rsidR="00E44A45">
              <w:rPr>
                <w:rFonts w:hint="eastAsia"/>
              </w:rPr>
              <w:t>，非</w:t>
            </w:r>
            <w:r w:rsidR="00E44A45">
              <w:rPr>
                <w:rFonts w:hint="eastAsia"/>
              </w:rPr>
              <w:t>IOT</w:t>
            </w:r>
            <w:r w:rsidR="00E44A45">
              <w:rPr>
                <w:rFonts w:hint="eastAsia"/>
              </w:rPr>
              <w:t>设备传空</w:t>
            </w:r>
            <w:r w:rsidR="005C0968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</w:tc>
      </w:tr>
      <w:tr w:rsidR="001A1D20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A1D20" w:rsidRDefault="001A1D20" w:rsidP="006D5822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A1D20" w:rsidRDefault="001A1D20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参考</w:t>
            </w:r>
            <w:r w:rsidRPr="00731BF0">
              <w:t>LCOpenSDK_P2P_LINKTYPE</w:t>
            </w:r>
            <w:r>
              <w:rPr>
                <w:rFonts w:hint="eastAsia"/>
              </w:rPr>
              <w:t>枚举</w:t>
            </w:r>
          </w:p>
        </w:tc>
      </w:tr>
      <w:tr w:rsidR="001A1D20" w:rsidRPr="00AF74A0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A1D20" w:rsidRDefault="001A1D20" w:rsidP="006D5822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A1D20" w:rsidRPr="00380ABF" w:rsidRDefault="001A1D20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1A1D20" w:rsidRPr="00E159D1" w:rsidRDefault="001A1D20" w:rsidP="001A1D20"/>
    <w:p w:rsidR="001D0DD3" w:rsidRDefault="001D0DD3" w:rsidP="001D0DD3">
      <w:pPr>
        <w:pStyle w:val="2"/>
      </w:pPr>
      <w:bookmarkStart w:id="229" w:name="_Toc130393480"/>
      <w:r>
        <w:t>LCOpenSDK</w:t>
      </w:r>
      <w:r>
        <w:rPr>
          <w:rFonts w:hint="eastAsia"/>
        </w:rPr>
        <w:t>_Player</w:t>
      </w:r>
      <w:r w:rsidRPr="00E810BF">
        <w:t>Listener</w:t>
      </w:r>
      <w:r>
        <w:rPr>
          <w:rFonts w:hint="eastAsia"/>
        </w:rPr>
        <w:t>（回调接口）</w:t>
      </w:r>
      <w:bookmarkEnd w:id="229"/>
    </w:p>
    <w:p w:rsidR="001D0DD3" w:rsidRDefault="001D0DD3" w:rsidP="001D0DD3">
      <w:pPr>
        <w:ind w:firstLineChars="200" w:firstLine="420"/>
        <w:rPr>
          <w:rFonts w:asciiTheme="minorEastAsia" w:hAnsiTheme="minorEastAsia"/>
        </w:rPr>
      </w:pPr>
      <w:r w:rsidRPr="000A02EA">
        <w:rPr>
          <w:rFonts w:asciiTheme="minorEastAsia" w:hAnsiTheme="minorEastAsia" w:hint="eastAsia"/>
          <w:kern w:val="0"/>
        </w:rPr>
        <w:t>上层如需接收</w:t>
      </w:r>
      <w:r>
        <w:rPr>
          <w:rFonts w:asciiTheme="minorEastAsia" w:hAnsiTheme="minorEastAsia" w:hint="eastAsia"/>
          <w:kern w:val="0"/>
        </w:rPr>
        <w:t>视频</w:t>
      </w:r>
      <w:r w:rsidRPr="000A02EA">
        <w:rPr>
          <w:rFonts w:asciiTheme="minorEastAsia" w:hAnsiTheme="minorEastAsia" w:hint="eastAsia"/>
          <w:kern w:val="0"/>
        </w:rPr>
        <w:t>播放</w:t>
      </w:r>
      <w:r>
        <w:rPr>
          <w:rFonts w:asciiTheme="minorEastAsia" w:hAnsiTheme="minorEastAsia" w:hint="eastAsia"/>
          <w:kern w:val="0"/>
        </w:rPr>
        <w:t>类的状态</w:t>
      </w:r>
      <w:r w:rsidRPr="000A02EA">
        <w:rPr>
          <w:rFonts w:asciiTheme="minorEastAsia" w:hAnsiTheme="minorEastAsia" w:hint="eastAsia"/>
          <w:kern w:val="0"/>
        </w:rPr>
        <w:t>回调，要继承并实现</w:t>
      </w:r>
      <w:r w:rsidRPr="0053200F">
        <w:rPr>
          <w:kern w:val="0"/>
        </w:rPr>
        <w:t>LCOpenSDK_PlayerListener</w:t>
      </w:r>
      <w:r w:rsidRPr="000A02EA">
        <w:rPr>
          <w:rFonts w:asciiTheme="minorEastAsia" w:hAnsiTheme="minorEastAsia" w:hint="eastAsia"/>
          <w:kern w:val="0"/>
        </w:rPr>
        <w:t>类的纯虚接口，</w:t>
      </w:r>
      <w:r>
        <w:rPr>
          <w:rFonts w:asciiTheme="minorEastAsia" w:hAnsiTheme="minorEastAsia" w:hint="eastAsia"/>
          <w:kern w:val="0"/>
        </w:rPr>
        <w:t>不关心的事件可空实现，</w:t>
      </w:r>
      <w:r w:rsidRPr="000A02EA">
        <w:rPr>
          <w:rFonts w:asciiTheme="minorEastAsia" w:hAnsiTheme="minorEastAsia" w:hint="eastAsia"/>
          <w:kern w:val="0"/>
        </w:rPr>
        <w:t>再通过</w:t>
      </w:r>
      <w:r w:rsidRPr="00F65C32">
        <w:t>LCOpenSDK_VideoPlay::setPlayerListener</w:t>
      </w:r>
      <w:r w:rsidRPr="00F65C32">
        <w:rPr>
          <w:rFonts w:asciiTheme="minorEastAsia" w:hAnsiTheme="minorEastAsia" w:hint="eastAsia"/>
        </w:rPr>
        <w:t>设置监听者</w:t>
      </w:r>
      <w:r w:rsidRPr="000A02EA">
        <w:rPr>
          <w:rFonts w:asciiTheme="minorEastAsia" w:hAnsiTheme="minorEastAsia" w:hint="eastAsia"/>
        </w:rPr>
        <w:t>即可。</w:t>
      </w:r>
    </w:p>
    <w:p w:rsidR="001D0DD3" w:rsidRPr="00414DCE" w:rsidRDefault="001D0DD3" w:rsidP="001D0DD3">
      <w:pPr>
        <w:pStyle w:val="3"/>
        <w:rPr>
          <w:rFonts w:asciiTheme="minorEastAsia" w:eastAsiaTheme="minorEastAsia" w:hAnsiTheme="minorEastAsia"/>
        </w:rPr>
      </w:pPr>
      <w:bookmarkStart w:id="230" w:name="_Toc130393481"/>
      <w:r w:rsidRPr="00FD3E9D">
        <w:t>onPlayerResult</w:t>
      </w:r>
      <w:bookmarkEnd w:id="230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13"/>
        <w:gridCol w:w="6639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2E24">
              <w:t xml:space="preserve">virtual void onPlayerResult(int index, </w:t>
            </w:r>
            <w:r>
              <w:rPr>
                <w:rFonts w:hint="eastAsia"/>
              </w:rPr>
              <w:t>const char*</w:t>
            </w:r>
            <w:r w:rsidRPr="00BB2E24">
              <w:t xml:space="preserve"> code, int resultSource) = 0;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视频</w:t>
            </w:r>
            <w:r w:rsidRPr="00434CB7">
              <w:rPr>
                <w:rFonts w:hint="eastAsia"/>
              </w:rPr>
              <w:t>播放</w:t>
            </w:r>
            <w:r>
              <w:rPr>
                <w:rFonts w:hint="eastAsia"/>
              </w:rPr>
              <w:t>的状态码</w:t>
            </w:r>
            <w:r w:rsidRPr="00434CB7">
              <w:rPr>
                <w:rFonts w:hint="eastAsia"/>
              </w:rPr>
              <w:t>回调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31" w:name="OLE_LINK37"/>
            <w:bookmarkStart w:id="232" w:name="OLE_LINK38"/>
            <w:r>
              <w:rPr>
                <w:rFonts w:hint="eastAsia"/>
              </w:rPr>
              <w:t>i</w:t>
            </w:r>
            <w:r w:rsidRPr="00434CB7">
              <w:rPr>
                <w:rFonts w:hint="eastAsia"/>
              </w:rPr>
              <w:t>ndex</w:t>
            </w:r>
            <w:r>
              <w:rPr>
                <w:rFonts w:hint="eastAsia"/>
              </w:rPr>
              <w:t xml:space="preserve">          initVideoPlay</w:t>
            </w:r>
            <w:r>
              <w:rPr>
                <w:rFonts w:hint="eastAsia"/>
              </w:rPr>
              <w:t>传入的视频播放类对象标识</w:t>
            </w:r>
            <w:r>
              <w:rPr>
                <w:rFonts w:hint="eastAsia"/>
              </w:rPr>
              <w:t>I</w:t>
            </w:r>
            <w:bookmarkEnd w:id="231"/>
            <w:bookmarkEnd w:id="232"/>
            <w:r>
              <w:rPr>
                <w:rFonts w:hint="eastAsia"/>
              </w:rPr>
              <w:t>D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4CB7">
              <w:rPr>
                <w:rFonts w:hint="eastAsia"/>
              </w:rPr>
              <w:t>code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状态</w:t>
            </w:r>
            <w:r w:rsidRPr="00434CB7">
              <w:rPr>
                <w:rFonts w:hint="eastAsia"/>
              </w:rPr>
              <w:t>码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resultSource    </w:t>
            </w:r>
            <w:r>
              <w:rPr>
                <w:rFonts w:hint="eastAsia"/>
              </w:rPr>
              <w:t>业务</w:t>
            </w:r>
            <w:r w:rsidRPr="00434CB7">
              <w:rPr>
                <w:rFonts w:hint="eastAsia"/>
              </w:rPr>
              <w:t>类型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Default="001D0DD3" w:rsidP="00442270">
            <w:pPr>
              <w:ind w:left="1200" w:hangingChars="600" w:hanging="1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resultSource:</w:t>
            </w:r>
            <w:r>
              <w:t xml:space="preserve"> </w:t>
            </w:r>
            <w:r w:rsidRPr="00253911">
              <w:t xml:space="preserve">0 </w:t>
            </w:r>
            <w:r w:rsidRPr="00C86E12">
              <w:t>RESULT_PROTO_TYPE_RTSP</w:t>
            </w:r>
            <w:r>
              <w:rPr>
                <w:rFonts w:hint="eastAsia"/>
              </w:rPr>
              <w:t>;</w:t>
            </w:r>
          </w:p>
          <w:p w:rsidR="001D0DD3" w:rsidRDefault="001D0DD3" w:rsidP="00442270">
            <w:pPr>
              <w:ind w:leftChars="550" w:left="1255" w:hangingChars="50" w:hanging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3911">
              <w:lastRenderedPageBreak/>
              <w:t xml:space="preserve">1 </w:t>
            </w:r>
            <w:r w:rsidRPr="00C86E12">
              <w:t>RESULT_PROTO_TYPE_HLS</w:t>
            </w:r>
            <w:r>
              <w:rPr>
                <w:rFonts w:hint="eastAsia"/>
              </w:rPr>
              <w:t>;</w:t>
            </w:r>
          </w:p>
          <w:p w:rsidR="001D0DD3" w:rsidRDefault="001D0DD3" w:rsidP="00442270">
            <w:pPr>
              <w:ind w:leftChars="550" w:left="1255" w:hangingChars="50" w:hanging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 w:rsidRPr="00253911">
              <w:t xml:space="preserve"> </w:t>
            </w:r>
            <w:r w:rsidRPr="00C86E12">
              <w:t>RESULT_PROTO_TYPE_NETSDK</w:t>
            </w:r>
            <w:r>
              <w:rPr>
                <w:rFonts w:hint="eastAsia"/>
              </w:rPr>
              <w:t>;</w:t>
            </w:r>
          </w:p>
          <w:p w:rsidR="001D0DD3" w:rsidRDefault="001D0DD3" w:rsidP="00442270">
            <w:pPr>
              <w:ind w:leftChars="550" w:left="1255" w:hangingChars="50" w:hanging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99 OPENAPI;</w:t>
            </w:r>
          </w:p>
          <w:p w:rsidR="001D0DD3" w:rsidRDefault="001D0DD3" w:rsidP="00442270">
            <w:pPr>
              <w:ind w:left="1200" w:hangingChars="600" w:hanging="1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DD3" w:rsidRDefault="001D0DD3" w:rsidP="00442270">
            <w:pPr>
              <w:ind w:left="1200" w:hangingChars="600" w:hanging="1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实时播放和设备录像回放（</w:t>
            </w:r>
            <w:r>
              <w:rPr>
                <w:rFonts w:hint="eastAsia"/>
              </w:rPr>
              <w:t>resultSource=0</w:t>
            </w:r>
            <w:r>
              <w:rPr>
                <w:rFonts w:hint="eastAsia"/>
              </w:rPr>
              <w:t>）的状态码</w:t>
            </w:r>
            <w:r>
              <w:rPr>
                <w:rFonts w:hint="eastAsia"/>
              </w:rPr>
              <w:t>code: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>{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 w:rsidRPr="00DD0A9F">
              <w:t xml:space="preserve">STATE_PACKET_FRAME_ERROR = 0;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组帧失败</w:t>
            </w:r>
            <w:r>
              <w:t>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 xml:space="preserve">STATE_RTSP_TEARDOWN_ERROR = 1;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内部要求关闭</w:t>
            </w:r>
            <w:r w:rsidRPr="00DD0A9F">
              <w:t>,</w:t>
            </w:r>
            <w:r w:rsidRPr="00DD0A9F">
              <w:t>如连接断开等</w:t>
            </w:r>
            <w:r>
              <w:t>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 w:rsidRPr="00DD0A9F">
              <w:t xml:space="preserve">STATE_RTSP_DESCRIBE_READY = 2;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会话已经收到</w:t>
            </w:r>
            <w:r w:rsidRPr="00DD0A9F">
              <w:t>Describe</w:t>
            </w:r>
            <w:r w:rsidRPr="00DD0A9F">
              <w:t>响应</w:t>
            </w:r>
            <w:r>
              <w:rPr>
                <w:rFonts w:hint="eastAsia"/>
              </w:rPr>
              <w:t>，连接建立中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 w:rsidRPr="00DD0A9F">
              <w:t xml:space="preserve">STATE_RTSP_AUTHORIZATION_FAIL = 3; </w:t>
            </w:r>
            <w:r>
              <w:rPr>
                <w:rFonts w:hint="eastAsia"/>
              </w:rPr>
              <w:t xml:space="preserve"> </w:t>
            </w:r>
            <w:r w:rsidRPr="00DD0A9F">
              <w:t>// RTSP</w:t>
            </w:r>
            <w:r w:rsidRPr="00DD0A9F">
              <w:t>鉴权失败</w:t>
            </w:r>
            <w:r>
              <w:t>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 xml:space="preserve">STATE_RTSP_PLAY_READY = 4;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收到</w:t>
            </w:r>
            <w:r w:rsidRPr="00DD0A9F">
              <w:t>PLAY</w:t>
            </w:r>
            <w:r w:rsidRPr="00DD0A9F">
              <w:t>响应</w:t>
            </w:r>
            <w:r>
              <w:t>，</w:t>
            </w:r>
            <w:r>
              <w:rPr>
                <w:rFonts w:hint="eastAsia"/>
              </w:rPr>
              <w:t>连接成功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 w:rsidRPr="00DD0A9F">
              <w:t xml:space="preserve">STATE_RTSP_FILE_PLAY_OVER = 5;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录像文件回放正常结束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 xml:space="preserve">STATE_RTSP_PAUSE_READY = 6;  // </w:t>
            </w:r>
            <w:r>
              <w:rPr>
                <w:rFonts w:hint="eastAsia"/>
              </w:rPr>
              <w:t>收到</w:t>
            </w:r>
            <w:r>
              <w:rPr>
                <w:rFonts w:hint="eastAsia"/>
              </w:rPr>
              <w:t>PAUSE</w:t>
            </w:r>
            <w:r>
              <w:rPr>
                <w:rFonts w:hint="eastAsia"/>
              </w:rPr>
              <w:t>响应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</w:t>
            </w:r>
            <w:r w:rsidRPr="009A76FF">
              <w:t>STATE_RTSP_KEY_MISMATCH</w:t>
            </w:r>
            <w:r>
              <w:rPr>
                <w:rFonts w:hint="eastAsia"/>
              </w:rPr>
              <w:t xml:space="preserve"> = 7;  // </w:t>
            </w:r>
            <w:r>
              <w:rPr>
                <w:rFonts w:hint="eastAsia"/>
              </w:rPr>
              <w:t>解密秘钥错误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 xml:space="preserve">STATE_RTSP_SERVICE_UNAVAILABLE = 99;  //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503</w:t>
            </w:r>
            <w:r>
              <w:rPr>
                <w:rFonts w:hint="eastAsia"/>
              </w:rPr>
              <w:t>错误码的连接最大数错误，错误状态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 xml:space="preserve">STATE_RTSP_USER_INFO_BASE_START = 100;  // </w:t>
            </w:r>
            <w:r>
              <w:rPr>
                <w:rFonts w:hint="eastAsia"/>
              </w:rPr>
              <w:t>用户信息起始码，服务端上层传过来的信息码会在该起始码基础上累加，错误状态</w:t>
            </w:r>
          </w:p>
          <w:p w:rsidR="001D0DD3" w:rsidRDefault="001D0DD3" w:rsidP="00442270">
            <w:pPr>
              <w:ind w:left="1200" w:hangingChars="600" w:hanging="1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>}</w:t>
            </w:r>
          </w:p>
          <w:p w:rsidR="001D0DD3" w:rsidRDefault="001D0DD3" w:rsidP="00442270">
            <w:pPr>
              <w:ind w:left="1200" w:hangingChars="600" w:hanging="1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DD3" w:rsidRDefault="001D0DD3" w:rsidP="00442270">
            <w:pPr>
              <w:ind w:left="1200" w:hangingChars="600" w:hanging="1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实时播放和设备录像回放（</w:t>
            </w:r>
            <w:r>
              <w:rPr>
                <w:rFonts w:hint="eastAsia"/>
              </w:rPr>
              <w:t>resultSource=5</w:t>
            </w:r>
            <w:r>
              <w:rPr>
                <w:rFonts w:hint="eastAsia"/>
              </w:rPr>
              <w:t>）的状态码</w:t>
            </w:r>
            <w:r>
              <w:rPr>
                <w:rFonts w:hint="eastAsia"/>
              </w:rPr>
              <w:t>code: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ind w:firstLineChars="200" w:firstLine="4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 xml:space="preserve">STATE_LCHTTP_COMPONENT_ERROR = -1, 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//调流媒体失败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ab/>
              <w:t xml:space="preserve">STATE_LCHTTP_START = 0,            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//开始拉流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ab/>
              <w:t xml:space="preserve">STATE_LCHTTP_OK = 1000,            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//开启播放成功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ab/>
              <w:t>STATE_</w:t>
            </w:r>
            <w:r>
              <w:rPr>
                <w:rFonts w:ascii="新宋体" w:eastAsia="新宋体" w:hAnsi="Times New Roman" w:hint="eastAsia"/>
                <w:noProof/>
                <w:sz w:val="22"/>
              </w:rPr>
              <w:t>LC</w:t>
            </w:r>
            <w:r>
              <w:rPr>
                <w:rFonts w:ascii="新宋体" w:eastAsia="新宋体" w:hAnsi="Times New Roman"/>
                <w:noProof/>
                <w:sz w:val="22"/>
              </w:rPr>
              <w:t>HTTP_PLAY_FILE_OVER = 2000,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//回放当前文件播放完毕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ab/>
              <w:t xml:space="preserve">STATE_LCHTTP_PAUSE_OK = 4000,     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//子链路正常关闭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ab/>
              <w:t>STATE_LCHTTP_BAD_REQUEST = 400000,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//非法请求,关闭客户端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ab/>
              <w:t xml:space="preserve">STATE_LCHTTP_UNAUTHORIZED=401000, 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//未授权,用户名密码错误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ab/>
              <w:t xml:space="preserve">STATE_LCHTTP_FORBIDDEN=403000, 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//禁止访问，关闭客户端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ab/>
              <w:t xml:space="preserve">STATE_LCHTTP_NOTFOUND = 404000, 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//未找到，关闭客户端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ab/>
              <w:t xml:space="preserve">STATE_LCHTTP_REQ_TIMEOUT = 408000, 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//请求超时，指拉流成功，但后续网络异常，导致拉流断开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ab/>
              <w:t xml:space="preserve">STATE_LCHTTP_SERVER_ERROR = 500000, 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//服务器内部错误，关闭客户端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ab/>
              <w:t xml:space="preserve">STATE_LCHTTP_SERVER_UNVALILABLE = 503000,  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//服务不可用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ab/>
              <w:t xml:space="preserve">STATE_LCHTTP_FLOWLIMIT      = 503006, 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//mts限流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ab/>
              <w:t xml:space="preserve">STATE_LCHTTP_P2P_MAXCONNECT = 503007, 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//p2p达到最大链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lastRenderedPageBreak/>
              <w:t>接数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ab/>
              <w:t xml:space="preserve">STATE_LCHTTP_CHECK_FAILED = 503008,      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//对讲错误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ab/>
              <w:t xml:space="preserve">STATE_LCHTTP_BUSY_LINE = 503009,      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//对讲忙线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ab/>
              <w:t xml:space="preserve">STATE_LCHTTP_GATEWAY_TIMEOUT = 504000,  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//网络不通</w:t>
            </w:r>
          </w:p>
          <w:p w:rsidR="001D0DD3" w:rsidRDefault="001D0DD3" w:rsidP="00442270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ab/>
              <w:t xml:space="preserve">STATE_LCHTTP_CLIENT_ERROR = 1000000, 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//客户端内部错误，一般代码逻辑错误</w:t>
            </w:r>
          </w:p>
          <w:p w:rsidR="001D0DD3" w:rsidRDefault="001D0DD3" w:rsidP="00442270">
            <w:pPr>
              <w:ind w:leftChars="200" w:left="1300" w:hangingChars="400" w:hanging="8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宋体" w:eastAsia="新宋体" w:hAnsi="Times New Roman"/>
                <w:noProof/>
                <w:color w:val="008000"/>
                <w:sz w:val="22"/>
              </w:rPr>
            </w:pPr>
            <w:r>
              <w:rPr>
                <w:rFonts w:ascii="新宋体" w:eastAsia="新宋体" w:hAnsi="Times New Roman"/>
                <w:noProof/>
                <w:sz w:val="22"/>
              </w:rPr>
              <w:t xml:space="preserve">STATE_LCHTTP_KEY_ERROR = 1000005, </w:t>
            </w:r>
            <w:r>
              <w:rPr>
                <w:rFonts w:ascii="新宋体" w:eastAsia="新宋体" w:hAnsi="Times New Roman"/>
                <w:noProof/>
                <w:color w:val="008000"/>
                <w:sz w:val="22"/>
              </w:rPr>
              <w:t>//客户端密钥和服务端密钥不一致</w:t>
            </w:r>
          </w:p>
          <w:p w:rsidR="001D0DD3" w:rsidRDefault="001D0DD3" w:rsidP="00442270">
            <w:pPr>
              <w:ind w:left="1320" w:hangingChars="600" w:hanging="13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新宋体" w:eastAsia="新宋体" w:hAnsi="Times New Roman" w:hint="eastAsia"/>
                <w:noProof/>
                <w:sz w:val="22"/>
              </w:rPr>
              <w:t>}</w:t>
            </w:r>
          </w:p>
          <w:p w:rsidR="001D0DD3" w:rsidRDefault="001D0DD3" w:rsidP="00442270">
            <w:pPr>
              <w:ind w:left="1200" w:hangingChars="600" w:hanging="1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云录像回放（</w:t>
            </w:r>
            <w:r>
              <w:rPr>
                <w:rFonts w:hint="eastAsia"/>
              </w:rPr>
              <w:t>resultSource=1</w:t>
            </w:r>
            <w:r>
              <w:rPr>
                <w:rFonts w:hint="eastAsia"/>
              </w:rPr>
              <w:t>）的状态码</w:t>
            </w:r>
            <w:r>
              <w:rPr>
                <w:rFonts w:hint="eastAsia"/>
              </w:rPr>
              <w:t>code: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>{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 xml:space="preserve">HLS_DOWNLOAD_FAILD = 0;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下载失败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 xml:space="preserve">HLS_DOWNLOAD_BEGIN = 1;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开始下载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 xml:space="preserve">HLS_DOWNLOAD_END = 2;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下载结束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 xml:space="preserve">HLS_SEEK_SUCCESS = 3;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定位成功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 xml:space="preserve">HLS_SEEK_FAILD = 4;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定位失败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>HLS_ABORT_DONE = 5;</w:t>
            </w:r>
            <w:r>
              <w:rPr>
                <w:rFonts w:hint="eastAsia"/>
              </w:rPr>
              <w:t xml:space="preserve">  // </w:t>
            </w:r>
            <w:r>
              <w:rPr>
                <w:rFonts w:hint="eastAsia"/>
              </w:rPr>
              <w:t>停止下载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>HLS_RESUME_DONE = 6;</w:t>
            </w:r>
            <w:r>
              <w:rPr>
                <w:rFonts w:hint="eastAsia"/>
              </w:rPr>
              <w:t xml:space="preserve">  </w:t>
            </w:r>
            <w:r w:rsidRPr="00DD0A9F">
              <w:t xml:space="preserve">// </w:t>
            </w:r>
            <w:r>
              <w:rPr>
                <w:rFonts w:hint="eastAsia"/>
              </w:rPr>
              <w:t>恢复下载成功</w:t>
            </w:r>
          </w:p>
          <w:p w:rsidR="001D0DD3" w:rsidRDefault="001D0DD3" w:rsidP="00442270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HLS_DOWNLOAD_TIMEOUT = 7;  // </w:t>
            </w:r>
            <w:r>
              <w:rPr>
                <w:rFonts w:hint="eastAsia"/>
              </w:rPr>
              <w:t>下载超时</w:t>
            </w:r>
          </w:p>
          <w:p w:rsidR="001D0DD3" w:rsidRDefault="001D0DD3" w:rsidP="00442270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76FF">
              <w:t>HLS_KEY_ERROR</w:t>
            </w:r>
            <w:r>
              <w:rPr>
                <w:rFonts w:hint="eastAsia"/>
              </w:rPr>
              <w:t xml:space="preserve"> = 11;  // </w:t>
            </w:r>
            <w:r>
              <w:rPr>
                <w:rFonts w:hint="eastAsia"/>
              </w:rPr>
              <w:t>解密秘钥错误</w:t>
            </w:r>
          </w:p>
          <w:p w:rsidR="001D0DD3" w:rsidRPr="00DD0A9F" w:rsidRDefault="001D0DD3" w:rsidP="00442270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HLS_</w:t>
            </w:r>
            <w:r>
              <w:rPr>
                <w:rFonts w:hint="eastAsia"/>
              </w:rPr>
              <w:t>PASSWORD</w:t>
            </w:r>
            <w:r w:rsidRPr="009A76FF">
              <w:t>_ERROR</w:t>
            </w:r>
            <w:r>
              <w:rPr>
                <w:rFonts w:hint="eastAsia"/>
              </w:rPr>
              <w:t xml:space="preserve"> = 14;  // </w:t>
            </w:r>
            <w:r>
              <w:rPr>
                <w:rFonts w:hint="eastAsia"/>
              </w:rPr>
              <w:t>解密密码错误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>}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OpenApi</w:t>
            </w:r>
            <w:r>
              <w:rPr>
                <w:rFonts w:hint="eastAsia"/>
              </w:rPr>
              <w:t>交互（</w:t>
            </w:r>
            <w:r>
              <w:rPr>
                <w:rFonts w:hint="eastAsia"/>
              </w:rPr>
              <w:t>resultSource = 99</w:t>
            </w:r>
            <w:r>
              <w:rPr>
                <w:rFonts w:hint="eastAsia"/>
              </w:rPr>
              <w:t>）的状态码</w:t>
            </w:r>
            <w:r>
              <w:rPr>
                <w:rFonts w:hint="eastAsia"/>
              </w:rPr>
              <w:t>code: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</w:p>
          <w:p w:rsidR="001D0DD3" w:rsidRDefault="001D0DD3" w:rsidP="00442270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-1000;  // HTTP</w:t>
            </w:r>
            <w:r>
              <w:rPr>
                <w:rFonts w:hint="eastAsia"/>
              </w:rPr>
              <w:t>交互出错或超时</w:t>
            </w:r>
          </w:p>
          <w:p w:rsidR="001D0DD3" w:rsidRDefault="001D0DD3" w:rsidP="00442270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……</w:t>
            </w:r>
            <w:r>
              <w:rPr>
                <w:rFonts w:hint="eastAsia"/>
              </w:rPr>
              <w:t xml:space="preserve">    // HTTP</w:t>
            </w:r>
            <w:r>
              <w:rPr>
                <w:rFonts w:hint="eastAsia"/>
              </w:rPr>
              <w:t>交互成功，业务报错，具体错误含义参考</w:t>
            </w:r>
          </w:p>
          <w:p w:rsidR="001D0DD3" w:rsidRDefault="00871DAC" w:rsidP="00442270">
            <w:pPr>
              <w:ind w:firstLineChars="650" w:firstLine="1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="001D0DD3" w:rsidRPr="00FD1382">
                <w:rPr>
                  <w:rStyle w:val="ab"/>
                </w:rPr>
                <w:t>https://open.lechange.com/commonQuestions?id=16</w:t>
              </w:r>
            </w:hyperlink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}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DD3" w:rsidRPr="004649A4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33" w:name="OLE_LINK47"/>
            <w:bookmarkStart w:id="234" w:name="OLE_LINK48"/>
            <w:r>
              <w:rPr>
                <w:rFonts w:hint="eastAsia"/>
              </w:rPr>
              <w:t>接收到错误回调后需关闭会话，具体判断和处理可参考</w:t>
            </w:r>
            <w:r>
              <w:rPr>
                <w:rFonts w:hint="eastAsia"/>
              </w:rPr>
              <w:t>Dem</w:t>
            </w:r>
            <w:bookmarkEnd w:id="233"/>
            <w:bookmarkEnd w:id="234"/>
            <w:r>
              <w:rPr>
                <w:rFonts w:hint="eastAsia"/>
              </w:rPr>
              <w:t>o</w:t>
            </w:r>
          </w:p>
        </w:tc>
      </w:tr>
    </w:tbl>
    <w:p w:rsidR="001D0DD3" w:rsidRPr="001B6362" w:rsidRDefault="001D0DD3" w:rsidP="001D0DD3">
      <w:pPr>
        <w:pStyle w:val="3"/>
      </w:pPr>
      <w:bookmarkStart w:id="235" w:name="_Toc130393482"/>
      <w:r w:rsidRPr="001B6362">
        <w:lastRenderedPageBreak/>
        <w:t>onResolutionChanged</w:t>
      </w:r>
      <w:bookmarkEnd w:id="235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4DD2">
              <w:t>virtual void onResolutionChanged(int index, int width, int height) = 0;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030">
              <w:rPr>
                <w:rFonts w:hint="eastAsia"/>
              </w:rPr>
              <w:t>分辨率改变</w:t>
            </w:r>
            <w:r>
              <w:rPr>
                <w:rFonts w:hint="eastAsia"/>
              </w:rPr>
              <w:t>的回调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36" w:name="OLE_LINK39"/>
            <w:bookmarkStart w:id="237" w:name="OLE_LINK40"/>
            <w:r>
              <w:rPr>
                <w:rFonts w:hint="eastAsia"/>
              </w:rPr>
              <w:t>i</w:t>
            </w:r>
            <w:r w:rsidRPr="00434CB7">
              <w:rPr>
                <w:rFonts w:hint="eastAsia"/>
              </w:rPr>
              <w:t>ndex</w:t>
            </w:r>
            <w:r>
              <w:rPr>
                <w:rFonts w:hint="eastAsia"/>
              </w:rPr>
              <w:t xml:space="preserve">          initVideoPlay</w:t>
            </w:r>
            <w:r>
              <w:rPr>
                <w:rFonts w:hint="eastAsia"/>
              </w:rPr>
              <w:t>传入的视频播放类对象标识</w:t>
            </w:r>
            <w:r>
              <w:rPr>
                <w:rFonts w:hint="eastAsia"/>
              </w:rPr>
              <w:t>I</w:t>
            </w:r>
            <w:bookmarkEnd w:id="236"/>
            <w:bookmarkEnd w:id="237"/>
            <w:r>
              <w:rPr>
                <w:rFonts w:hint="eastAsia"/>
              </w:rPr>
              <w:t>D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w</w:t>
            </w:r>
            <w:r w:rsidRPr="00630D96">
              <w:rPr>
                <w:rFonts w:hint="eastAsia"/>
              </w:rPr>
              <w:t>idth</w:t>
            </w:r>
            <w:r>
              <w:rPr>
                <w:rFonts w:hint="eastAsia"/>
              </w:rPr>
              <w:t xml:space="preserve">          </w:t>
            </w:r>
            <w:r w:rsidRPr="00630D96">
              <w:rPr>
                <w:rFonts w:hint="eastAsia"/>
              </w:rPr>
              <w:t>宽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</w:t>
            </w:r>
            <w:r w:rsidRPr="00630D96">
              <w:rPr>
                <w:rFonts w:hint="eastAsia"/>
              </w:rPr>
              <w:t>eight</w:t>
            </w:r>
            <w:r>
              <w:rPr>
                <w:rFonts w:hint="eastAsia"/>
              </w:rPr>
              <w:t xml:space="preserve">         </w:t>
            </w:r>
            <w:r w:rsidRPr="00630D96">
              <w:rPr>
                <w:rFonts w:hint="eastAsia"/>
              </w:rPr>
              <w:t>高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F5410C" w:rsidRDefault="001D0DD3" w:rsidP="00442270">
            <w:r w:rsidRPr="00F5410C"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F5410C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1D0DD3" w:rsidRPr="000C7137" w:rsidRDefault="001D0DD3" w:rsidP="001D0DD3">
      <w:pPr>
        <w:pStyle w:val="3"/>
      </w:pPr>
      <w:bookmarkStart w:id="238" w:name="_Toc130393483"/>
      <w:r>
        <w:lastRenderedPageBreak/>
        <w:t>on</w:t>
      </w:r>
      <w:r>
        <w:rPr>
          <w:rFonts w:hint="eastAsia"/>
        </w:rPr>
        <w:t>PlayBegan</w:t>
      </w:r>
      <w:bookmarkEnd w:id="238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9"/>
        <w:gridCol w:w="6623"/>
      </w:tblGrid>
      <w:tr w:rsidR="001D0DD3" w:rsidRPr="000C7137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0C7137" w:rsidRDefault="001D0DD3" w:rsidP="00442270">
            <w:r w:rsidRPr="000C7137"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Pr="000C7137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31BE">
              <w:t>virtual void onPlayBegan(int index) = 0;</w:t>
            </w:r>
          </w:p>
        </w:tc>
      </w:tr>
      <w:tr w:rsidR="001D0DD3" w:rsidRPr="000C7137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0C7137" w:rsidRDefault="001D0DD3" w:rsidP="00442270">
            <w:r w:rsidRPr="000C7137"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Pr="000C7137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码流开始播放的回调</w:t>
            </w:r>
          </w:p>
        </w:tc>
      </w:tr>
      <w:tr w:rsidR="001D0DD3" w:rsidRPr="000C7137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0C7137" w:rsidRDefault="001D0DD3" w:rsidP="00442270">
            <w:r w:rsidRPr="000C7137"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Pr="000C7137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39" w:name="OLE_LINK41"/>
            <w:bookmarkStart w:id="240" w:name="OLE_LINK42"/>
            <w:r>
              <w:rPr>
                <w:rFonts w:hint="eastAsia"/>
              </w:rPr>
              <w:t>i</w:t>
            </w:r>
            <w:r w:rsidRPr="00434CB7">
              <w:rPr>
                <w:rFonts w:hint="eastAsia"/>
              </w:rPr>
              <w:t>ndex</w:t>
            </w:r>
            <w:r>
              <w:rPr>
                <w:rFonts w:hint="eastAsia"/>
              </w:rPr>
              <w:t xml:space="preserve">          initVideoPlay</w:t>
            </w:r>
            <w:r>
              <w:rPr>
                <w:rFonts w:hint="eastAsia"/>
              </w:rPr>
              <w:t>传入的视频播放类对象标识</w:t>
            </w:r>
            <w:r>
              <w:rPr>
                <w:rFonts w:hint="eastAsia"/>
              </w:rPr>
              <w:t>I</w:t>
            </w:r>
            <w:bookmarkEnd w:id="239"/>
            <w:bookmarkEnd w:id="240"/>
            <w:r>
              <w:rPr>
                <w:rFonts w:hint="eastAsia"/>
              </w:rPr>
              <w:t>D</w:t>
            </w:r>
          </w:p>
        </w:tc>
      </w:tr>
      <w:tr w:rsidR="001D0DD3" w:rsidRPr="000C7137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0C7137" w:rsidRDefault="001D0DD3" w:rsidP="00442270">
            <w:r w:rsidRPr="000C7137"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Pr="000C7137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7137">
              <w:rPr>
                <w:rFonts w:hint="eastAsia"/>
              </w:rPr>
              <w:t>无</w:t>
            </w:r>
          </w:p>
        </w:tc>
      </w:tr>
      <w:tr w:rsidR="001D0DD3" w:rsidRPr="000C7137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0C7137" w:rsidRDefault="001D0DD3" w:rsidP="00442270">
            <w:r w:rsidRPr="000C7137"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0C7137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1D0DD3" w:rsidRPr="008737A6" w:rsidRDefault="001D0DD3" w:rsidP="001D0DD3">
      <w:pPr>
        <w:pStyle w:val="3"/>
      </w:pPr>
      <w:bookmarkStart w:id="241" w:name="_Toc130393484"/>
      <w:r w:rsidRPr="008737A6">
        <w:t>onReceiveData</w:t>
      </w:r>
      <w:bookmarkEnd w:id="241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031D">
              <w:t>virtual void onReceiveData(int index, int len) = 0;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接收码流数据长度的回调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42" w:name="OLE_LINK43"/>
            <w:bookmarkStart w:id="243" w:name="OLE_LINK44"/>
            <w:r>
              <w:rPr>
                <w:rFonts w:hint="eastAsia"/>
              </w:rPr>
              <w:t>i</w:t>
            </w:r>
            <w:r w:rsidRPr="00434CB7">
              <w:rPr>
                <w:rFonts w:hint="eastAsia"/>
              </w:rPr>
              <w:t>ndex</w:t>
            </w:r>
            <w:r>
              <w:rPr>
                <w:rFonts w:hint="eastAsia"/>
              </w:rPr>
              <w:t xml:space="preserve">          initVideoPlay</w:t>
            </w:r>
            <w:r>
              <w:rPr>
                <w:rFonts w:hint="eastAsia"/>
              </w:rPr>
              <w:t>传入的视频播放类对象标识</w:t>
            </w:r>
            <w:r>
              <w:rPr>
                <w:rFonts w:hint="eastAsia"/>
              </w:rPr>
              <w:t>I</w:t>
            </w:r>
            <w:bookmarkEnd w:id="242"/>
            <w:bookmarkEnd w:id="243"/>
            <w:r>
              <w:rPr>
                <w:rFonts w:hint="eastAsia"/>
              </w:rPr>
              <w:t>D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 w:rsidRPr="00650502">
              <w:rPr>
                <w:rFonts w:hint="eastAsia"/>
              </w:rPr>
              <w:t>en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接收到的码流</w:t>
            </w:r>
            <w:r w:rsidRPr="00650502">
              <w:rPr>
                <w:rFonts w:hint="eastAsia"/>
              </w:rPr>
              <w:t>数据长度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C33876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可根据</w:t>
            </w:r>
            <w:r>
              <w:rPr>
                <w:rFonts w:hint="eastAsia"/>
              </w:rPr>
              <w:t>len</w:t>
            </w:r>
            <w:r>
              <w:rPr>
                <w:rFonts w:hint="eastAsia"/>
              </w:rPr>
              <w:t>计算码流速率</w:t>
            </w:r>
          </w:p>
        </w:tc>
      </w:tr>
    </w:tbl>
    <w:p w:rsidR="001D0DD3" w:rsidRDefault="001D0DD3" w:rsidP="001D0DD3">
      <w:pPr>
        <w:pStyle w:val="3"/>
      </w:pPr>
      <w:bookmarkStart w:id="244" w:name="_onStreamCallback"/>
      <w:bookmarkStart w:id="245" w:name="_Toc130393485"/>
      <w:bookmarkEnd w:id="244"/>
      <w:r>
        <w:rPr>
          <w:rFonts w:hint="eastAsia"/>
        </w:rPr>
        <w:t>onStreamCallback</w:t>
      </w:r>
      <w:bookmarkEnd w:id="245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031D">
              <w:t>virtual void on</w:t>
            </w:r>
            <w:r>
              <w:rPr>
                <w:rFonts w:hint="eastAsia"/>
              </w:rPr>
              <w:t>StreamCallback</w:t>
            </w:r>
            <w:r>
              <w:t>(int index,</w:t>
            </w:r>
            <w:r>
              <w:rPr>
                <w:rFonts w:hint="eastAsia"/>
              </w:rPr>
              <w:t xml:space="preserve"> </w:t>
            </w:r>
            <w:r w:rsidRPr="00D37958">
              <w:t>const unsigned char* data, unsigned int dataLen</w:t>
            </w:r>
            <w:r w:rsidRPr="001F031D">
              <w:t>) = 0;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标准流导出的回调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</w:t>
            </w:r>
            <w:r w:rsidRPr="00434CB7">
              <w:rPr>
                <w:rFonts w:hint="eastAsia"/>
              </w:rPr>
              <w:t>ndex</w:t>
            </w:r>
            <w:r>
              <w:rPr>
                <w:rFonts w:hint="eastAsia"/>
              </w:rPr>
              <w:t xml:space="preserve">          initVideoPlay</w:t>
            </w:r>
            <w:r>
              <w:rPr>
                <w:rFonts w:hint="eastAsia"/>
              </w:rPr>
              <w:t>传入的视频播放类对象标识</w:t>
            </w:r>
            <w:r>
              <w:rPr>
                <w:rFonts w:hint="eastAsia"/>
              </w:rPr>
              <w:t>ID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data           </w:t>
            </w:r>
            <w:r>
              <w:rPr>
                <w:rFonts w:hint="eastAsia"/>
              </w:rPr>
              <w:t>标准流数据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dataL</w:t>
            </w:r>
            <w:r w:rsidRPr="00650502">
              <w:rPr>
                <w:rFonts w:hint="eastAsia"/>
              </w:rPr>
              <w:t>en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标准流</w:t>
            </w:r>
            <w:r w:rsidRPr="00650502">
              <w:rPr>
                <w:rFonts w:hint="eastAsia"/>
              </w:rPr>
              <w:t>数据长度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C33876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1D0DD3" w:rsidRPr="00470417" w:rsidRDefault="001D0DD3" w:rsidP="001D0DD3">
      <w:pPr>
        <w:pStyle w:val="3"/>
      </w:pPr>
      <w:bookmarkStart w:id="246" w:name="_Toc130393486"/>
      <w:r w:rsidRPr="00470417">
        <w:t>onPlayFinished</w:t>
      </w:r>
      <w:bookmarkEnd w:id="246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0066">
              <w:t>virtual void onPlayFinished(int index) = 0;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录像回放结束的回调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47" w:name="OLE_LINK45"/>
            <w:bookmarkStart w:id="248" w:name="OLE_LINK46"/>
            <w:r>
              <w:rPr>
                <w:rFonts w:hint="eastAsia"/>
              </w:rPr>
              <w:t>i</w:t>
            </w:r>
            <w:r w:rsidRPr="00434CB7">
              <w:rPr>
                <w:rFonts w:hint="eastAsia"/>
              </w:rPr>
              <w:t>ndex</w:t>
            </w:r>
            <w:r>
              <w:rPr>
                <w:rFonts w:hint="eastAsia"/>
              </w:rPr>
              <w:t xml:space="preserve">          initVideoPlay</w:t>
            </w:r>
            <w:r>
              <w:rPr>
                <w:rFonts w:hint="eastAsia"/>
              </w:rPr>
              <w:t>传入的视频播放类对象标识</w:t>
            </w:r>
            <w:r>
              <w:rPr>
                <w:rFonts w:hint="eastAsia"/>
              </w:rPr>
              <w:t>I</w:t>
            </w:r>
            <w:bookmarkEnd w:id="247"/>
            <w:bookmarkEnd w:id="248"/>
            <w:r>
              <w:rPr>
                <w:rFonts w:hint="eastAsia"/>
              </w:rPr>
              <w:t>D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072C65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设备录像和云录像</w:t>
            </w:r>
            <w:r w:rsidRPr="00072C65">
              <w:rPr>
                <w:rFonts w:hint="eastAsia"/>
              </w:rPr>
              <w:t>回放结束</w:t>
            </w:r>
            <w:r>
              <w:rPr>
                <w:rFonts w:hint="eastAsia"/>
              </w:rPr>
              <w:t>时都会</w:t>
            </w:r>
            <w:r w:rsidRPr="00072C65">
              <w:rPr>
                <w:rFonts w:hint="eastAsia"/>
              </w:rPr>
              <w:t>触发此回调</w:t>
            </w:r>
          </w:p>
        </w:tc>
      </w:tr>
    </w:tbl>
    <w:p w:rsidR="001D0DD3" w:rsidRPr="007D42AB" w:rsidRDefault="001D0DD3" w:rsidP="001D0DD3">
      <w:pPr>
        <w:pStyle w:val="3"/>
      </w:pPr>
      <w:bookmarkStart w:id="249" w:name="_Toc130393487"/>
      <w:r w:rsidRPr="007D42AB">
        <w:t>onPlayerTime</w:t>
      </w:r>
      <w:bookmarkEnd w:id="249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062E">
              <w:t>virtual void onPlayerTime(int index, long time) = 0;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lastRenderedPageBreak/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解码</w:t>
            </w:r>
            <w:r w:rsidRPr="00145DE5">
              <w:rPr>
                <w:rFonts w:hint="eastAsia"/>
              </w:rPr>
              <w:t>时间</w:t>
            </w:r>
            <w:r>
              <w:rPr>
                <w:rFonts w:hint="eastAsia"/>
              </w:rPr>
              <w:t>戳的</w:t>
            </w:r>
            <w:r w:rsidRPr="00145DE5">
              <w:rPr>
                <w:rFonts w:hint="eastAsia"/>
              </w:rPr>
              <w:t>回调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</w:t>
            </w:r>
            <w:r w:rsidRPr="00434CB7">
              <w:rPr>
                <w:rFonts w:hint="eastAsia"/>
              </w:rPr>
              <w:t>ndex</w:t>
            </w:r>
            <w:r>
              <w:rPr>
                <w:rFonts w:hint="eastAsia"/>
              </w:rPr>
              <w:t xml:space="preserve">          initVideoPlay</w:t>
            </w:r>
            <w:r>
              <w:rPr>
                <w:rFonts w:hint="eastAsia"/>
              </w:rPr>
              <w:t>传入的视频播放类对象标识</w:t>
            </w:r>
            <w:r>
              <w:rPr>
                <w:rFonts w:hint="eastAsia"/>
              </w:rPr>
              <w:t>ID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</w:t>
            </w:r>
            <w:r w:rsidRPr="003069DF">
              <w:rPr>
                <w:rFonts w:hint="eastAsia"/>
              </w:rPr>
              <w:t>ime</w:t>
            </w:r>
            <w:r>
              <w:rPr>
                <w:rFonts w:hint="eastAsia"/>
              </w:rPr>
              <w:t xml:space="preserve">           UTC</w:t>
            </w:r>
            <w:r>
              <w:rPr>
                <w:rFonts w:hint="eastAsia"/>
              </w:rPr>
              <w:t>时间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2E7964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1D0DD3" w:rsidRPr="007D42AB" w:rsidRDefault="001D0DD3" w:rsidP="001D0DD3">
      <w:pPr>
        <w:pStyle w:val="3"/>
      </w:pPr>
      <w:bookmarkStart w:id="250" w:name="_Toc130393488"/>
      <w:r w:rsidRPr="007D42AB">
        <w:t>on</w:t>
      </w:r>
      <w:r>
        <w:rPr>
          <w:rFonts w:hint="eastAsia"/>
        </w:rPr>
        <w:t>IVSInfo</w:t>
      </w:r>
      <w:bookmarkEnd w:id="250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2"/>
        <w:gridCol w:w="6630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062E">
              <w:t xml:space="preserve">virtual void </w:t>
            </w:r>
            <w:r w:rsidRPr="00F0222F">
              <w:t>onIVSInfo(int index, char* pBuf, long lType, long lLen, long lReallen)</w:t>
            </w:r>
            <w:r>
              <w:rPr>
                <w:rFonts w:hint="eastAsia"/>
              </w:rPr>
              <w:t>=0;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辅助帧信息的</w:t>
            </w:r>
            <w:r w:rsidRPr="00145DE5">
              <w:rPr>
                <w:rFonts w:hint="eastAsia"/>
              </w:rPr>
              <w:t>回调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</w:t>
            </w:r>
            <w:r w:rsidRPr="00434CB7">
              <w:rPr>
                <w:rFonts w:hint="eastAsia"/>
              </w:rPr>
              <w:t>ndex</w:t>
            </w:r>
            <w:r>
              <w:rPr>
                <w:rFonts w:hint="eastAsia"/>
              </w:rPr>
              <w:t xml:space="preserve">          initVideoPlay</w:t>
            </w:r>
            <w:r>
              <w:rPr>
                <w:rFonts w:hint="eastAsia"/>
              </w:rPr>
              <w:t>传入的视频播放类对象标识</w:t>
            </w:r>
            <w:r>
              <w:rPr>
                <w:rFonts w:hint="eastAsia"/>
              </w:rPr>
              <w:t>ID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pBuf          </w:t>
            </w:r>
            <w:r>
              <w:rPr>
                <w:rFonts w:hint="eastAsia"/>
              </w:rPr>
              <w:t>智能帧信息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lType          </w:t>
            </w:r>
            <w:r>
              <w:rPr>
                <w:rFonts w:hint="eastAsia"/>
              </w:rPr>
              <w:t>帧类型</w:t>
            </w:r>
            <w:r>
              <w:rPr>
                <w:rFonts w:hint="eastAsia"/>
              </w:rPr>
              <w:t xml:space="preserve">  //1,preSetPos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               //2,motintrks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               //3,motintrks_ex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               //4,light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               //5,jason</w:t>
            </w:r>
            <w:r>
              <w:rPr>
                <w:rFonts w:hint="eastAsia"/>
              </w:rPr>
              <w:t>数据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               //6,track </w:t>
            </w:r>
            <w:r>
              <w:rPr>
                <w:rFonts w:hint="eastAsia"/>
              </w:rPr>
              <w:t>智能分析信息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               //7,</w:t>
            </w:r>
            <w:r>
              <w:rPr>
                <w:rFonts w:hint="eastAsia"/>
              </w:rPr>
              <w:t>智能结构化数据信息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               //9,motionframe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               //10,video_concentration</w:t>
            </w:r>
          </w:p>
          <w:p w:rsidR="001D0DD3" w:rsidRDefault="001D0DD3" w:rsidP="00442270">
            <w:pPr>
              <w:ind w:firstLineChars="1150" w:firstLine="2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//11,</w:t>
            </w:r>
            <w:r>
              <w:rPr>
                <w:rFonts w:hint="eastAsia"/>
              </w:rPr>
              <w:t>叠加图片帧</w:t>
            </w:r>
          </w:p>
          <w:p w:rsidR="001D0DD3" w:rsidRDefault="001D0DD3" w:rsidP="00442270">
            <w:pPr>
              <w:ind w:firstLineChars="1150" w:firstLine="2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//12,OSD</w:t>
            </w:r>
            <w:r>
              <w:rPr>
                <w:rFonts w:hint="eastAsia"/>
              </w:rPr>
              <w:t>辅助帧</w:t>
            </w:r>
          </w:p>
          <w:p w:rsidR="001D0DD3" w:rsidRDefault="001D0DD3" w:rsidP="00442270">
            <w:pPr>
              <w:ind w:firstLineChars="1150" w:firstLine="2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//13,GPS</w:t>
            </w:r>
            <w:r>
              <w:rPr>
                <w:rFonts w:hint="eastAsia"/>
              </w:rPr>
              <w:t>辅助帧</w:t>
            </w:r>
          </w:p>
          <w:p w:rsidR="001D0DD3" w:rsidRDefault="001D0DD3" w:rsidP="00442270">
            <w:pPr>
              <w:ind w:firstLineChars="1150" w:firstLine="2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//14,</w:t>
            </w:r>
            <w:r>
              <w:rPr>
                <w:rFonts w:hint="eastAsia"/>
              </w:rPr>
              <w:t>景物点信息标注帧</w:t>
            </w:r>
          </w:p>
          <w:p w:rsidR="001D0DD3" w:rsidRDefault="001D0DD3" w:rsidP="00442270">
            <w:pPr>
              <w:ind w:firstLineChars="1150" w:firstLine="2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//15,NVR</w:t>
            </w:r>
            <w:r>
              <w:rPr>
                <w:rFonts w:hint="eastAsia"/>
              </w:rPr>
              <w:t>浓缩信息轨迹点</w:t>
            </w:r>
          </w:p>
          <w:p w:rsidR="001D0DD3" w:rsidRDefault="001D0DD3" w:rsidP="00442270">
            <w:pPr>
              <w:ind w:firstLineChars="1150" w:firstLine="2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//16,DataWithLargeAmount</w:t>
            </w:r>
          </w:p>
          <w:p w:rsidR="001D0DD3" w:rsidRDefault="001D0DD3" w:rsidP="00442270">
            <w:pPr>
              <w:ind w:firstLineChars="1150" w:firstLine="2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//17, NVR</w:t>
            </w:r>
            <w:r>
              <w:rPr>
                <w:rFonts w:hint="eastAsia"/>
              </w:rPr>
              <w:t>浓缩信息轨迹点（扩展）</w:t>
            </w:r>
          </w:p>
          <w:p w:rsidR="001D0DD3" w:rsidRDefault="001D0DD3" w:rsidP="00442270">
            <w:pPr>
              <w:ind w:firstLineChars="1150" w:firstLine="2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//18,</w:t>
            </w:r>
            <w:r>
              <w:rPr>
                <w:rFonts w:hint="eastAsia"/>
              </w:rPr>
              <w:t>水位监测水位尺信息帧</w:t>
            </w:r>
          </w:p>
          <w:p w:rsidR="001D0DD3" w:rsidRDefault="001D0DD3" w:rsidP="00442270">
            <w:pPr>
              <w:ind w:firstLineChars="1150" w:firstLine="2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//19.</w:t>
            </w:r>
            <w:r>
              <w:rPr>
                <w:rFonts w:hint="eastAsia"/>
              </w:rPr>
              <w:t>智能客流量</w:t>
            </w:r>
          </w:p>
          <w:p w:rsidR="001D0DD3" w:rsidRDefault="001D0DD3" w:rsidP="00442270">
            <w:pPr>
              <w:ind w:firstLineChars="1150" w:firstLine="2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//20.</w:t>
            </w:r>
            <w:r>
              <w:rPr>
                <w:rFonts w:hint="eastAsia"/>
              </w:rPr>
              <w:t>声音警报分贝值信息帧</w:t>
            </w:r>
          </w:p>
          <w:p w:rsidR="001D0DD3" w:rsidRPr="00503004" w:rsidRDefault="001D0DD3" w:rsidP="00442270">
            <w:pPr>
              <w:ind w:firstLineChars="1150" w:firstLine="2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//21</w:t>
            </w:r>
            <w:r>
              <w:rPr>
                <w:rFonts w:hint="eastAsia"/>
              </w:rPr>
              <w:t>只能动检信息帧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lLen           </w:t>
            </w:r>
            <w:r>
              <w:rPr>
                <w:rFonts w:hint="eastAsia"/>
              </w:rPr>
              <w:t>帧长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lReallen        </w:t>
            </w:r>
            <w:r>
              <w:rPr>
                <w:rFonts w:hint="eastAsia"/>
              </w:rPr>
              <w:t>帧序号</w:t>
            </w:r>
            <w:r>
              <w:rPr>
                <w:rFonts w:hint="eastAsia"/>
              </w:rPr>
              <w:t xml:space="preserve"> 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2E7964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1D0DD3" w:rsidRDefault="001D0DD3" w:rsidP="001D0DD3">
      <w:pPr>
        <w:pStyle w:val="2"/>
      </w:pPr>
      <w:bookmarkStart w:id="251" w:name="_Toc130393489"/>
      <w:r w:rsidRPr="00737ECD">
        <w:lastRenderedPageBreak/>
        <w:t>LCOpenSDK_TalkerListener</w:t>
      </w:r>
      <w:r>
        <w:rPr>
          <w:rFonts w:hint="eastAsia"/>
        </w:rPr>
        <w:t>（回调接口）</w:t>
      </w:r>
      <w:bookmarkEnd w:id="251"/>
    </w:p>
    <w:p w:rsidR="001D0DD3" w:rsidRDefault="001D0DD3" w:rsidP="001D0DD3">
      <w:pPr>
        <w:pStyle w:val="3"/>
      </w:pPr>
      <w:bookmarkStart w:id="252" w:name="_Toc130393490"/>
      <w:r w:rsidRPr="00D96FD7">
        <w:t>onTalk</w:t>
      </w:r>
      <w:r w:rsidRPr="00D96FD7">
        <w:rPr>
          <w:rFonts w:hint="eastAsia"/>
        </w:rPr>
        <w:t>Result</w:t>
      </w:r>
      <w:bookmarkEnd w:id="252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13"/>
        <w:gridCol w:w="6639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virtual void onTalkResult(</w:t>
            </w:r>
            <w:r>
              <w:rPr>
                <w:rFonts w:hint="eastAsia"/>
              </w:rPr>
              <w:t>const char*</w:t>
            </w:r>
            <w:r w:rsidRPr="00142925">
              <w:t xml:space="preserve"> error, int type) = 0;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语音对讲的状态码</w:t>
            </w:r>
            <w:r w:rsidRPr="00434CB7">
              <w:rPr>
                <w:rFonts w:hint="eastAsia"/>
              </w:rPr>
              <w:t>回调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error        </w:t>
            </w:r>
            <w:r>
              <w:rPr>
                <w:rFonts w:hint="eastAsia"/>
              </w:rPr>
              <w:t>状态码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type         </w:t>
            </w:r>
            <w:r>
              <w:rPr>
                <w:rFonts w:hint="eastAsia"/>
              </w:rPr>
              <w:t>业务类型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RPr="00AF74A0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</w:t>
            </w:r>
            <w:r w:rsidRPr="00253911">
              <w:t>ype</w:t>
            </w:r>
            <w:r>
              <w:rPr>
                <w:rFonts w:hint="eastAsia"/>
              </w:rPr>
              <w:t>:</w:t>
            </w:r>
            <w:r w:rsidRPr="00253911">
              <w:t xml:space="preserve"> 0 </w:t>
            </w:r>
            <w:r w:rsidRPr="00C86E12">
              <w:t>RESULT_PROTO_TYPE_RTSP</w:t>
            </w:r>
            <w:r>
              <w:rPr>
                <w:rFonts w:hint="eastAsia"/>
              </w:rPr>
              <w:t>;</w:t>
            </w:r>
          </w:p>
          <w:p w:rsidR="001D0DD3" w:rsidRDefault="001D0DD3" w:rsidP="00442270">
            <w:pPr>
              <w:ind w:firstLineChars="250" w:firstLine="5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99 OPENAPI;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DD3" w:rsidRDefault="001D0DD3" w:rsidP="00442270">
            <w:pPr>
              <w:ind w:left="1200" w:hangingChars="600" w:hanging="1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语音对讲（</w:t>
            </w:r>
            <w:r>
              <w:rPr>
                <w:rFonts w:hint="eastAsia"/>
              </w:rPr>
              <w:t>type=0</w:t>
            </w:r>
            <w:r>
              <w:rPr>
                <w:rFonts w:hint="eastAsia"/>
              </w:rPr>
              <w:t>）的状态码</w:t>
            </w:r>
            <w:r>
              <w:rPr>
                <w:rFonts w:hint="eastAsia"/>
              </w:rPr>
              <w:t>code: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>{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 w:rsidRPr="00DD0A9F">
              <w:t xml:space="preserve">STATE_PACKET_FRAME_ERROR = 0;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组帧失败</w:t>
            </w:r>
            <w:r>
              <w:t>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 xml:space="preserve">STATE_RTSP_TEARDOWN_ERROR = 1;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内部要求关闭</w:t>
            </w:r>
            <w:r w:rsidRPr="00DD0A9F">
              <w:t>,</w:t>
            </w:r>
            <w:r w:rsidRPr="00DD0A9F">
              <w:t>如连接断开等</w:t>
            </w:r>
            <w:r>
              <w:t>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 w:rsidRPr="00DD0A9F">
              <w:t xml:space="preserve">STATE_RTSP_DESCRIBE_READY = 2;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会话已经收到</w:t>
            </w:r>
            <w:r w:rsidRPr="00DD0A9F">
              <w:t>Describe</w:t>
            </w:r>
            <w:r w:rsidRPr="00DD0A9F">
              <w:t>响应</w:t>
            </w:r>
            <w:r>
              <w:rPr>
                <w:rFonts w:hint="eastAsia"/>
              </w:rPr>
              <w:t>，连接建立中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 w:rsidRPr="00DD0A9F">
              <w:t xml:space="preserve">STATE_RTSP_AUTHORIZATION_FAIL = 3; </w:t>
            </w:r>
            <w:r>
              <w:rPr>
                <w:rFonts w:hint="eastAsia"/>
              </w:rPr>
              <w:t xml:space="preserve"> </w:t>
            </w:r>
            <w:r w:rsidRPr="00DD0A9F">
              <w:t>// RTSP</w:t>
            </w:r>
            <w:r w:rsidRPr="00DD0A9F">
              <w:t>鉴权失败</w:t>
            </w:r>
            <w:r>
              <w:t>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 xml:space="preserve">STATE_RTSP_PLAY_READY = 4;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收到</w:t>
            </w:r>
            <w:r w:rsidRPr="00DD0A9F">
              <w:t>PLAY</w:t>
            </w:r>
            <w:r w:rsidRPr="00DD0A9F">
              <w:t>响应</w:t>
            </w:r>
            <w:r>
              <w:t>，</w:t>
            </w:r>
            <w:r>
              <w:rPr>
                <w:rFonts w:hint="eastAsia"/>
              </w:rPr>
              <w:t>连接成功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 w:rsidRPr="00DD0A9F">
              <w:t xml:space="preserve">STATE_RTSP_FILE_PLAY_OVER = 5;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录像文件回放正常结束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 xml:space="preserve">STATE_RTSP_PAUSE_READY = 6;  // </w:t>
            </w:r>
            <w:r>
              <w:rPr>
                <w:rFonts w:hint="eastAsia"/>
              </w:rPr>
              <w:t>收到</w:t>
            </w:r>
            <w:r>
              <w:rPr>
                <w:rFonts w:hint="eastAsia"/>
              </w:rPr>
              <w:t>PAUSE</w:t>
            </w:r>
            <w:r>
              <w:rPr>
                <w:rFonts w:hint="eastAsia"/>
              </w:rPr>
              <w:t>响应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</w:t>
            </w:r>
            <w:r w:rsidRPr="009A76FF">
              <w:t>STATE_RTSP_KEY_MISMATCH</w:t>
            </w:r>
            <w:r>
              <w:rPr>
                <w:rFonts w:hint="eastAsia"/>
              </w:rPr>
              <w:t xml:space="preserve"> = 7;  // </w:t>
            </w:r>
            <w:r>
              <w:rPr>
                <w:rFonts w:hint="eastAsia"/>
              </w:rPr>
              <w:t>解密秘钥错误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 xml:space="preserve">STATE_RTSP_SERVICE_UNAVAILABLE = 99;  //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503</w:t>
            </w:r>
            <w:r>
              <w:rPr>
                <w:rFonts w:hint="eastAsia"/>
              </w:rPr>
              <w:t>错误码的连接最大数错误，错误状态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 xml:space="preserve">STATE_RTSP_USER_INFO_BASE_START = 100;  // </w:t>
            </w:r>
            <w:r>
              <w:rPr>
                <w:rFonts w:hint="eastAsia"/>
              </w:rPr>
              <w:t>用户信息起始码，服务端上层传过来的信息码会在该起始码基础上累加，错误状态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>}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OpenApi</w:t>
            </w:r>
            <w:r>
              <w:rPr>
                <w:rFonts w:hint="eastAsia"/>
              </w:rPr>
              <w:t>交互（</w:t>
            </w:r>
            <w:r>
              <w:rPr>
                <w:rFonts w:hint="eastAsia"/>
              </w:rPr>
              <w:t>type = 99</w:t>
            </w:r>
            <w:r>
              <w:rPr>
                <w:rFonts w:hint="eastAsia"/>
              </w:rPr>
              <w:t>）的状态码</w:t>
            </w:r>
            <w:r>
              <w:rPr>
                <w:rFonts w:hint="eastAsia"/>
              </w:rPr>
              <w:t>code: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</w:p>
          <w:p w:rsidR="001D0DD3" w:rsidRDefault="001D0DD3" w:rsidP="00442270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-1000;  // HTTP</w:t>
            </w:r>
            <w:r>
              <w:rPr>
                <w:rFonts w:hint="eastAsia"/>
              </w:rPr>
              <w:t>交互出错或超时</w:t>
            </w:r>
          </w:p>
          <w:p w:rsidR="001D0DD3" w:rsidRDefault="001D0DD3" w:rsidP="00442270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……</w:t>
            </w:r>
            <w:r>
              <w:rPr>
                <w:rFonts w:hint="eastAsia"/>
              </w:rPr>
              <w:t xml:space="preserve">    // HTTP</w:t>
            </w:r>
            <w:r>
              <w:rPr>
                <w:rFonts w:hint="eastAsia"/>
              </w:rPr>
              <w:t>交互成功，业务报错，具体错误含义参考</w:t>
            </w:r>
          </w:p>
          <w:p w:rsidR="001D0DD3" w:rsidRDefault="00871DAC" w:rsidP="00442270">
            <w:pPr>
              <w:ind w:firstLineChars="650" w:firstLine="1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="001D0DD3" w:rsidRPr="00FD1382">
                <w:rPr>
                  <w:rStyle w:val="ab"/>
                </w:rPr>
                <w:t>https://open.lechange.com/commonQuestions?id=16</w:t>
              </w:r>
            </w:hyperlink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}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DD3" w:rsidRPr="00E46045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接收到错误回调后需关闭会话，具体判断和处理可参考</w:t>
            </w:r>
            <w:r>
              <w:rPr>
                <w:rFonts w:hint="eastAsia"/>
              </w:rPr>
              <w:t>Demo</w:t>
            </w:r>
          </w:p>
        </w:tc>
      </w:tr>
    </w:tbl>
    <w:p w:rsidR="001D0DD3" w:rsidRDefault="001D0DD3" w:rsidP="001D0DD3">
      <w:pPr>
        <w:pStyle w:val="2"/>
      </w:pPr>
      <w:bookmarkStart w:id="253" w:name="_LCOpenSDK_DownloadListener"/>
      <w:bookmarkStart w:id="254" w:name="_Toc130393491"/>
      <w:bookmarkEnd w:id="253"/>
      <w:r>
        <w:rPr>
          <w:rFonts w:hint="eastAsia"/>
        </w:rPr>
        <w:lastRenderedPageBreak/>
        <w:t>LCOpenSDK_DownloadListener</w:t>
      </w:r>
      <w:r>
        <w:rPr>
          <w:rFonts w:hint="eastAsia"/>
        </w:rPr>
        <w:t>（回调接口）</w:t>
      </w:r>
      <w:bookmarkEnd w:id="254"/>
    </w:p>
    <w:p w:rsidR="001D0DD3" w:rsidRDefault="001D0DD3" w:rsidP="001D0DD3">
      <w:pPr>
        <w:pStyle w:val="3"/>
      </w:pPr>
      <w:bookmarkStart w:id="255" w:name="_Toc130393492"/>
      <w:r>
        <w:rPr>
          <w:rFonts w:hint="eastAsia"/>
        </w:rPr>
        <w:t>onDownloadReceiveData</w:t>
      </w:r>
      <w:bookmarkEnd w:id="255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7"/>
        <w:gridCol w:w="6625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61B58">
              <w:t>virtual void on</w:t>
            </w:r>
            <w:r>
              <w:rPr>
                <w:rFonts w:hint="eastAsia"/>
              </w:rPr>
              <w:t>Download</w:t>
            </w:r>
            <w:r w:rsidRPr="00661B58">
              <w:t>ReceiveData(</w:t>
            </w:r>
            <w:r>
              <w:rPr>
                <w:rFonts w:hint="eastAsia"/>
              </w:rPr>
              <w:t>int</w:t>
            </w:r>
            <w:r w:rsidRPr="00661B58">
              <w:t xml:space="preserve"> index, int datalen) = 0;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下载数据长度的</w:t>
            </w:r>
            <w:r w:rsidRPr="00145DE5">
              <w:rPr>
                <w:rFonts w:hint="eastAsia"/>
              </w:rPr>
              <w:t>回调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      </w:t>
            </w:r>
            <w:r>
              <w:rPr>
                <w:rFonts w:hint="eastAsia"/>
              </w:rPr>
              <w:t>该路下载的唯一标示</w:t>
            </w:r>
            <w:r>
              <w:rPr>
                <w:rFonts w:hint="eastAsia"/>
              </w:rPr>
              <w:t>ID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datalen       </w:t>
            </w:r>
            <w:r>
              <w:rPr>
                <w:rFonts w:hint="eastAsia"/>
              </w:rPr>
              <w:t>下载的数据长度（增量，单位字节）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2E7964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云录像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设备录像的文件长度可通过</w:t>
            </w:r>
            <w:r w:rsidRPr="00413962">
              <w:rPr>
                <w:rFonts w:hint="eastAsia"/>
                <w:szCs w:val="21"/>
              </w:rPr>
              <w:t>LCOpenSDK_Api::request</w:t>
            </w:r>
            <w:r w:rsidRPr="00413962">
              <w:rPr>
                <w:rFonts w:hint="eastAsia"/>
                <w:szCs w:val="21"/>
              </w:rPr>
              <w:t>（</w:t>
            </w:r>
            <w:hyperlink w:anchor="_LCOpenApi.QueryCloudRecords_1" w:history="1">
              <w:r w:rsidRPr="00E32C29">
                <w:rPr>
                  <w:rStyle w:val="ab"/>
                  <w:szCs w:val="21"/>
                </w:rPr>
                <w:t>QueryCloudRecords</w:t>
              </w:r>
            </w:hyperlink>
            <w:r w:rsidRPr="00413962">
              <w:rPr>
                <w:rFonts w:hint="eastAsia"/>
                <w:szCs w:val="21"/>
              </w:rPr>
              <w:t>请求</w:t>
            </w:r>
            <w:r>
              <w:rPr>
                <w:rFonts w:hint="eastAsia"/>
                <w:szCs w:val="21"/>
              </w:rPr>
              <w:t>/</w:t>
            </w:r>
            <w:hyperlink w:anchor="_LCOpenApi.QueryCloudPlanRecords" w:history="1">
              <w:r w:rsidRPr="0034227C">
                <w:rPr>
                  <w:rStyle w:val="ab"/>
                  <w:rFonts w:hint="eastAsia"/>
                  <w:szCs w:val="21"/>
                </w:rPr>
                <w:t>QueryCloudPlanRecords</w:t>
              </w:r>
            </w:hyperlink>
            <w:r>
              <w:rPr>
                <w:rFonts w:hint="eastAsia"/>
                <w:szCs w:val="21"/>
              </w:rPr>
              <w:t>请求</w:t>
            </w:r>
            <w:r>
              <w:rPr>
                <w:rFonts w:hint="eastAsia"/>
                <w:szCs w:val="21"/>
              </w:rPr>
              <w:t>/</w:t>
            </w:r>
            <w:hyperlink w:anchor="_LCOpenApi.QueryLocalRecords" w:history="1">
              <w:r w:rsidRPr="00F12BD8">
                <w:rPr>
                  <w:rStyle w:val="ab"/>
                </w:rPr>
                <w:t>QueryLocalRecords</w:t>
              </w:r>
            </w:hyperlink>
            <w:r>
              <w:rPr>
                <w:rFonts w:hint="eastAsia"/>
                <w:szCs w:val="21"/>
              </w:rPr>
              <w:t>请求</w:t>
            </w:r>
            <w:r w:rsidRPr="00413962">
              <w:rPr>
                <w:rFonts w:hint="eastAsia"/>
                <w:szCs w:val="21"/>
              </w:rPr>
              <w:t>）接口</w:t>
            </w:r>
            <w:r>
              <w:rPr>
                <w:rFonts w:hint="eastAsia"/>
                <w:szCs w:val="21"/>
              </w:rPr>
              <w:t>查询，</w:t>
            </w:r>
            <w:r>
              <w:rPr>
                <w:rFonts w:hint="eastAsia"/>
                <w:szCs w:val="21"/>
              </w:rPr>
              <w:t>datalen</w:t>
            </w:r>
            <w:r>
              <w:rPr>
                <w:rFonts w:hint="eastAsia"/>
                <w:szCs w:val="21"/>
              </w:rPr>
              <w:t>的累加值可以反映下载进度。</w:t>
            </w:r>
          </w:p>
        </w:tc>
      </w:tr>
    </w:tbl>
    <w:p w:rsidR="001D0DD3" w:rsidRDefault="001D0DD3" w:rsidP="001D0DD3">
      <w:pPr>
        <w:pStyle w:val="3"/>
      </w:pPr>
      <w:bookmarkStart w:id="256" w:name="_Toc130393493"/>
      <w:r w:rsidRPr="00022231">
        <w:t>onDownloadState</w:t>
      </w:r>
      <w:bookmarkEnd w:id="256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13"/>
        <w:gridCol w:w="6639"/>
      </w:tblGrid>
      <w:tr w:rsidR="001D0DD3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010E">
              <w:t>virtual void  onDownloadState(</w:t>
            </w:r>
            <w:r>
              <w:rPr>
                <w:rFonts w:hint="eastAsia"/>
              </w:rPr>
              <w:t>int</w:t>
            </w:r>
            <w:r>
              <w:t xml:space="preserve"> index, </w:t>
            </w:r>
            <w:r>
              <w:rPr>
                <w:rFonts w:hint="eastAsia"/>
              </w:rPr>
              <w:t>const char*</w:t>
            </w:r>
            <w:r w:rsidRPr="0034010E">
              <w:t xml:space="preserve"> code, int type) = 0;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下载状态的</w:t>
            </w:r>
            <w:r w:rsidRPr="00434CB7">
              <w:rPr>
                <w:rFonts w:hint="eastAsia"/>
              </w:rPr>
              <w:t>回调</w:t>
            </w:r>
          </w:p>
        </w:tc>
      </w:tr>
      <w:tr w:rsidR="001D0DD3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      </w:t>
            </w:r>
            <w:r>
              <w:rPr>
                <w:rFonts w:hint="eastAsia"/>
              </w:rPr>
              <w:t>该路下载的唯一标示</w:t>
            </w:r>
            <w:r>
              <w:rPr>
                <w:rFonts w:hint="eastAsia"/>
              </w:rPr>
              <w:t>ID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code         </w:t>
            </w:r>
            <w:r>
              <w:rPr>
                <w:rFonts w:hint="eastAsia"/>
              </w:rPr>
              <w:t>状态码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type          </w:t>
            </w:r>
            <w:r>
              <w:rPr>
                <w:rFonts w:hint="eastAsia"/>
              </w:rPr>
              <w:t>业务类型</w:t>
            </w:r>
          </w:p>
        </w:tc>
      </w:tr>
      <w:tr w:rsidR="001D0DD3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RPr="00AF74A0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Default="001D0DD3" w:rsidP="00442270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Default="001D0DD3" w:rsidP="00442270">
            <w:pPr>
              <w:ind w:left="1200" w:hangingChars="600" w:hanging="1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</w:t>
            </w:r>
            <w:r w:rsidRPr="00253911">
              <w:t>ype</w:t>
            </w:r>
            <w:r>
              <w:rPr>
                <w:rFonts w:hint="eastAsia"/>
              </w:rPr>
              <w:t xml:space="preserve">: </w:t>
            </w:r>
            <w:r w:rsidRPr="00253911">
              <w:t xml:space="preserve">0 </w:t>
            </w:r>
            <w:r w:rsidRPr="00C86E12">
              <w:t>RESULT_PROTO_TYPE_RTSP</w:t>
            </w:r>
            <w:r>
              <w:rPr>
                <w:rFonts w:hint="eastAsia"/>
              </w:rPr>
              <w:t>;</w:t>
            </w:r>
          </w:p>
          <w:p w:rsidR="001D0DD3" w:rsidRDefault="001D0DD3" w:rsidP="00442270">
            <w:pPr>
              <w:ind w:firstLineChars="250" w:firstLine="5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3911">
              <w:t xml:space="preserve">1 </w:t>
            </w:r>
            <w:r w:rsidRPr="00C86E12">
              <w:t>RESULT_PROTO_TYPE_HLS</w:t>
            </w:r>
            <w:r>
              <w:rPr>
                <w:rFonts w:hint="eastAsia"/>
              </w:rPr>
              <w:t>;</w:t>
            </w:r>
          </w:p>
          <w:p w:rsidR="001D0DD3" w:rsidRDefault="001D0DD3" w:rsidP="00442270">
            <w:pPr>
              <w:ind w:firstLineChars="250" w:firstLine="5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99 OPENAPI;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DD3" w:rsidRDefault="001D0DD3" w:rsidP="00442270">
            <w:pPr>
              <w:ind w:left="1200" w:hangingChars="600" w:hanging="1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设备录像下载（</w:t>
            </w:r>
            <w:r>
              <w:rPr>
                <w:rFonts w:hint="eastAsia"/>
              </w:rPr>
              <w:t>type=0</w:t>
            </w:r>
            <w:r>
              <w:rPr>
                <w:rFonts w:hint="eastAsia"/>
              </w:rPr>
              <w:t>）的状态码</w:t>
            </w:r>
            <w:r>
              <w:rPr>
                <w:rFonts w:hint="eastAsia"/>
              </w:rPr>
              <w:t>code: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>{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 w:rsidRPr="00DD0A9F">
              <w:t xml:space="preserve">STATE_PACKET_FRAME_ERROR = 0;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组帧失败</w:t>
            </w:r>
            <w:r>
              <w:t>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 xml:space="preserve">STATE_RTSP_TEARDOWN_ERROR = 1;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内部要求关闭</w:t>
            </w:r>
            <w:r w:rsidRPr="00DD0A9F">
              <w:t>,</w:t>
            </w:r>
            <w:r w:rsidRPr="00DD0A9F">
              <w:t>如连接断开等</w:t>
            </w:r>
            <w:r>
              <w:t>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 w:rsidRPr="00DD0A9F">
              <w:t xml:space="preserve">STATE_RTSP_DESCRIBE_READY = 2;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会话已经收到</w:t>
            </w:r>
            <w:r w:rsidRPr="00DD0A9F">
              <w:t>Describe</w:t>
            </w:r>
            <w:r w:rsidRPr="00DD0A9F">
              <w:t>响应</w:t>
            </w:r>
            <w:r>
              <w:rPr>
                <w:rFonts w:hint="eastAsia"/>
              </w:rPr>
              <w:t>，连接建立中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 w:rsidRPr="00DD0A9F">
              <w:t xml:space="preserve">STATE_RTSP_AUTHORIZATION_FAIL = 3; </w:t>
            </w:r>
            <w:r>
              <w:rPr>
                <w:rFonts w:hint="eastAsia"/>
              </w:rPr>
              <w:t xml:space="preserve"> </w:t>
            </w:r>
            <w:r w:rsidRPr="00DD0A9F">
              <w:t>// RTSP</w:t>
            </w:r>
            <w:r w:rsidRPr="00DD0A9F">
              <w:t>鉴权失败</w:t>
            </w:r>
            <w:r>
              <w:t>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 xml:space="preserve">STATE_RTSP_PLAY_READY = 4;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收到</w:t>
            </w:r>
            <w:r w:rsidRPr="00DD0A9F">
              <w:t>PLAY</w:t>
            </w:r>
            <w:r w:rsidRPr="00DD0A9F">
              <w:t>响应</w:t>
            </w:r>
            <w:r>
              <w:t>，</w:t>
            </w:r>
            <w:r>
              <w:rPr>
                <w:rFonts w:hint="eastAsia"/>
              </w:rPr>
              <w:t>连接成功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 w:rsidRPr="00DD0A9F">
              <w:t xml:space="preserve">STATE_RTSP_FILE_PLAY_OVER = 5;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录像文件回放正常结束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 xml:space="preserve">STATE_RTSP_PAUSE_READY = 6;  // </w:t>
            </w:r>
            <w:r>
              <w:rPr>
                <w:rFonts w:hint="eastAsia"/>
              </w:rPr>
              <w:t>收到</w:t>
            </w:r>
            <w:r>
              <w:rPr>
                <w:rFonts w:hint="eastAsia"/>
              </w:rPr>
              <w:t>PAUSE</w:t>
            </w:r>
            <w:r>
              <w:rPr>
                <w:rFonts w:hint="eastAsia"/>
              </w:rPr>
              <w:t>响应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</w:t>
            </w:r>
            <w:r w:rsidRPr="009A76FF">
              <w:t>STATE_RTSP_KEY_MISMATCH</w:t>
            </w:r>
            <w:r>
              <w:rPr>
                <w:rFonts w:hint="eastAsia"/>
              </w:rPr>
              <w:t xml:space="preserve"> = 7;  // </w:t>
            </w:r>
            <w:r>
              <w:rPr>
                <w:rFonts w:hint="eastAsia"/>
              </w:rPr>
              <w:t>解密秘钥错误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 xml:space="preserve">STATE_RTSP_SERVICE_UNAVAILABLE = 99;  //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503</w:t>
            </w:r>
            <w:r>
              <w:rPr>
                <w:rFonts w:hint="eastAsia"/>
              </w:rPr>
              <w:t>错误码的连接最大数错误，错误状态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 xml:space="preserve">STATE_RTSP_USER_INFO_BASE_START = 100;  // </w:t>
            </w:r>
            <w:r>
              <w:rPr>
                <w:rFonts w:hint="eastAsia"/>
              </w:rPr>
              <w:t>用户信息起始码，服务端上层传过来的信息码会在该起始码基础上累加，错误状态</w:t>
            </w:r>
          </w:p>
          <w:p w:rsidR="001D0DD3" w:rsidRDefault="001D0DD3" w:rsidP="00442270">
            <w:pPr>
              <w:ind w:left="1200" w:hangingChars="600" w:hanging="1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lastRenderedPageBreak/>
              <w:t>}</w:t>
            </w:r>
          </w:p>
          <w:p w:rsidR="001D0DD3" w:rsidRDefault="001D0DD3" w:rsidP="00442270">
            <w:pPr>
              <w:ind w:left="1200" w:hangingChars="600" w:hanging="1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云录像下载（</w:t>
            </w:r>
            <w:r>
              <w:rPr>
                <w:rFonts w:hint="eastAsia"/>
              </w:rPr>
              <w:t>type=1</w:t>
            </w:r>
            <w:r>
              <w:rPr>
                <w:rFonts w:hint="eastAsia"/>
              </w:rPr>
              <w:t>）的状态码</w:t>
            </w:r>
            <w:r>
              <w:rPr>
                <w:rFonts w:hint="eastAsia"/>
              </w:rPr>
              <w:t>code: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>{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 xml:space="preserve">HLS_DOWNLOAD_FAILD = 0;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下载失败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 xml:space="preserve">HLS_DOWNLOAD_BEGIN = 1;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开始下载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 xml:space="preserve">HLS_DOWNLOAD_END = 2;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下载结束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 xml:space="preserve">HLS_SEEK_SUCCESS = 3;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定位成功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 xml:space="preserve">HLS_SEEK_FAILD = 4; </w:t>
            </w:r>
            <w:r>
              <w:rPr>
                <w:rFonts w:hint="eastAsia"/>
              </w:rPr>
              <w:t xml:space="preserve"> </w:t>
            </w:r>
            <w:r w:rsidRPr="00DD0A9F">
              <w:t xml:space="preserve">// </w:t>
            </w:r>
            <w:r w:rsidRPr="00DD0A9F">
              <w:t>定位失败</w:t>
            </w:r>
          </w:p>
          <w:p w:rsidR="001D0DD3" w:rsidRPr="00DD0A9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>HLS_ABORT_DONE = 5;</w:t>
            </w:r>
            <w:r>
              <w:rPr>
                <w:rFonts w:hint="eastAsia"/>
              </w:rPr>
              <w:t xml:space="preserve">  // </w:t>
            </w:r>
            <w:r>
              <w:rPr>
                <w:rFonts w:hint="eastAsia"/>
              </w:rPr>
              <w:t>停止下载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ab/>
              <w:t>HLS_RESUME_DONE = 6;</w:t>
            </w:r>
            <w:r>
              <w:rPr>
                <w:rFonts w:hint="eastAsia"/>
              </w:rPr>
              <w:t xml:space="preserve">  </w:t>
            </w:r>
            <w:r w:rsidRPr="00DD0A9F">
              <w:t xml:space="preserve">// </w:t>
            </w:r>
            <w:r>
              <w:rPr>
                <w:rFonts w:hint="eastAsia"/>
              </w:rPr>
              <w:t>恢复下载成功</w:t>
            </w:r>
          </w:p>
          <w:p w:rsidR="001D0DD3" w:rsidRDefault="001D0DD3" w:rsidP="00442270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HLS_DOWNLOAD_TIMEOUT = 7;  // </w:t>
            </w:r>
            <w:r>
              <w:rPr>
                <w:rFonts w:hint="eastAsia"/>
              </w:rPr>
              <w:t>下载超时</w:t>
            </w:r>
          </w:p>
          <w:p w:rsidR="001D0DD3" w:rsidRDefault="001D0DD3" w:rsidP="00442270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76FF">
              <w:t>HLS_KEY_ERROR</w:t>
            </w:r>
            <w:r>
              <w:rPr>
                <w:rFonts w:hint="eastAsia"/>
              </w:rPr>
              <w:t xml:space="preserve"> = 11;  // </w:t>
            </w:r>
            <w:r>
              <w:rPr>
                <w:rFonts w:hint="eastAsia"/>
              </w:rPr>
              <w:t>解密秘钥错误</w:t>
            </w:r>
          </w:p>
          <w:p w:rsidR="001D0DD3" w:rsidRPr="00DD0A9F" w:rsidRDefault="001D0DD3" w:rsidP="00442270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HLS_PASSWORD_ERROR = 14 ; // </w:t>
            </w:r>
            <w:r>
              <w:rPr>
                <w:rFonts w:hint="eastAsia"/>
              </w:rPr>
              <w:t>设备密码错误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A9F">
              <w:t>}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OpenApi</w:t>
            </w:r>
            <w:r>
              <w:rPr>
                <w:rFonts w:hint="eastAsia"/>
              </w:rPr>
              <w:t>交互（</w:t>
            </w:r>
            <w:r>
              <w:rPr>
                <w:rFonts w:hint="eastAsia"/>
              </w:rPr>
              <w:t>type = 99</w:t>
            </w:r>
            <w:r>
              <w:rPr>
                <w:rFonts w:hint="eastAsia"/>
              </w:rPr>
              <w:t>）的状态码</w:t>
            </w:r>
            <w:r>
              <w:rPr>
                <w:rFonts w:hint="eastAsia"/>
              </w:rPr>
              <w:t>code: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</w:p>
          <w:p w:rsidR="001D0DD3" w:rsidRDefault="001D0DD3" w:rsidP="00442270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-1000;  // HTTP</w:t>
            </w:r>
            <w:r>
              <w:rPr>
                <w:rFonts w:hint="eastAsia"/>
              </w:rPr>
              <w:t>交互出错或超时</w:t>
            </w:r>
          </w:p>
          <w:p w:rsidR="001D0DD3" w:rsidRDefault="001D0DD3" w:rsidP="00442270">
            <w:pPr>
              <w:ind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……</w:t>
            </w:r>
            <w:r>
              <w:rPr>
                <w:rFonts w:hint="eastAsia"/>
              </w:rPr>
              <w:t xml:space="preserve">    // HTTP</w:t>
            </w:r>
            <w:r>
              <w:rPr>
                <w:rFonts w:hint="eastAsia"/>
              </w:rPr>
              <w:t>交互成功，业务报错，具体错误含义参考</w:t>
            </w:r>
          </w:p>
          <w:p w:rsidR="001D0DD3" w:rsidRDefault="00871DAC" w:rsidP="00442270">
            <w:pPr>
              <w:ind w:firstLineChars="650" w:firstLine="1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 w:rsidR="001D0DD3" w:rsidRPr="00FD1382">
                <w:rPr>
                  <w:rStyle w:val="ab"/>
                </w:rPr>
                <w:t>https://open.lechange.com/commonQuestions?id=16</w:t>
              </w:r>
            </w:hyperlink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}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D0DD3" w:rsidRPr="00E46045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出错后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内部会停止下载；状态码的回调处理可参见</w:t>
            </w:r>
            <w:r>
              <w:rPr>
                <w:rFonts w:hint="eastAsia"/>
              </w:rPr>
              <w:t>Demo</w:t>
            </w:r>
          </w:p>
        </w:tc>
      </w:tr>
    </w:tbl>
    <w:p w:rsidR="001D0DD3" w:rsidRDefault="001D0DD3" w:rsidP="001D0DD3">
      <w:pPr>
        <w:pStyle w:val="2"/>
      </w:pPr>
      <w:bookmarkStart w:id="257" w:name="_Toc130393494"/>
      <w:r w:rsidRPr="005E0554">
        <w:lastRenderedPageBreak/>
        <w:t>LCOpenSDK_Uti</w:t>
      </w:r>
      <w:r>
        <w:rPr>
          <w:rFonts w:hint="eastAsia"/>
        </w:rPr>
        <w:t>ls</w:t>
      </w:r>
      <w:bookmarkEnd w:id="257"/>
    </w:p>
    <w:p w:rsidR="001D0DD3" w:rsidRPr="005E0554" w:rsidRDefault="001D0DD3" w:rsidP="001D0DD3">
      <w:pPr>
        <w:pStyle w:val="3"/>
      </w:pPr>
      <w:bookmarkStart w:id="258" w:name="_Toc130393495"/>
      <w:r>
        <w:rPr>
          <w:rFonts w:hint="eastAsia"/>
        </w:rPr>
        <w:t>D</w:t>
      </w:r>
      <w:r w:rsidRPr="005E0554">
        <w:t>ecryptPic</w:t>
      </w:r>
      <w:bookmarkEnd w:id="258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9"/>
        <w:gridCol w:w="6623"/>
      </w:tblGrid>
      <w:tr w:rsidR="001D0DD3" w:rsidRPr="005E0554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5E0554" w:rsidRDefault="001D0DD3" w:rsidP="00442270">
            <w:r w:rsidRPr="005E0554"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Pr="005E0554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1FB8">
              <w:t>s</w:t>
            </w:r>
            <w:r>
              <w:t>tatic int DecryptPic(const char</w:t>
            </w:r>
            <w:r w:rsidRPr="00091FB8">
              <w:t>*</w:t>
            </w:r>
            <w:r>
              <w:rPr>
                <w:rFonts w:hint="eastAsia"/>
              </w:rPr>
              <w:t xml:space="preserve"> </w:t>
            </w:r>
            <w:r w:rsidRPr="00091FB8">
              <w:t>pSrcB</w:t>
            </w:r>
            <w:r>
              <w:t>ufIn,</w:t>
            </w:r>
            <w:r>
              <w:rPr>
                <w:rFonts w:hint="eastAsia"/>
              </w:rPr>
              <w:t xml:space="preserve"> </w:t>
            </w:r>
            <w:r>
              <w:t>int srcBufLenIn,</w:t>
            </w:r>
            <w:r>
              <w:rPr>
                <w:rFonts w:hint="eastAsia"/>
              </w:rPr>
              <w:t xml:space="preserve"> </w:t>
            </w:r>
            <w:r>
              <w:t>const char*</w:t>
            </w:r>
            <w:r>
              <w:rPr>
                <w:rFonts w:hint="eastAsia"/>
              </w:rPr>
              <w:t xml:space="preserve"> encrypt</w:t>
            </w:r>
            <w:r>
              <w:t>Key,</w:t>
            </w:r>
            <w:r>
              <w:rPr>
                <w:rFonts w:hint="eastAsia"/>
              </w:rPr>
              <w:t xml:space="preserve"> </w:t>
            </w:r>
            <w:r>
              <w:t>char</w:t>
            </w:r>
            <w:r w:rsidRPr="00091FB8">
              <w:t>*</w:t>
            </w:r>
            <w:r>
              <w:rPr>
                <w:rFonts w:hint="eastAsia"/>
              </w:rPr>
              <w:t xml:space="preserve"> </w:t>
            </w:r>
            <w:r w:rsidRPr="00091FB8">
              <w:t>pDestBufOut,</w:t>
            </w:r>
            <w:r>
              <w:rPr>
                <w:rFonts w:hint="eastAsia"/>
              </w:rPr>
              <w:t xml:space="preserve"> </w:t>
            </w:r>
            <w:r w:rsidRPr="00091FB8">
              <w:t>int</w:t>
            </w:r>
            <w:r>
              <w:rPr>
                <w:rFonts w:hint="eastAsia"/>
              </w:rPr>
              <w:t>&amp;</w:t>
            </w:r>
            <w:r>
              <w:t xml:space="preserve"> </w:t>
            </w:r>
            <w:r w:rsidRPr="00091FB8">
              <w:t>destBufLenOut);</w:t>
            </w:r>
          </w:p>
        </w:tc>
      </w:tr>
      <w:tr w:rsidR="001D0DD3" w:rsidRPr="005E0554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5E0554" w:rsidRDefault="001D0DD3" w:rsidP="00442270">
            <w:r w:rsidRPr="005E0554"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Pr="005E0554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解密图片</w:t>
            </w:r>
          </w:p>
        </w:tc>
      </w:tr>
      <w:tr w:rsidR="001D0DD3" w:rsidRPr="005E0554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5E0554" w:rsidRDefault="001D0DD3" w:rsidP="00442270">
            <w:r w:rsidRPr="005E0554"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Pr="00F46D8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 w:rsidRPr="002D6120">
              <w:rPr>
                <w:rFonts w:hint="eastAsia"/>
              </w:rPr>
              <w:t xml:space="preserve">pSrcBufIn    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解密前图片数据</w:t>
            </w:r>
          </w:p>
          <w:p w:rsidR="001D0DD3" w:rsidRPr="00F46D8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 w:rsidRPr="002D6120">
              <w:rPr>
                <w:rFonts w:hint="eastAsia"/>
              </w:rPr>
              <w:t>srcBufLenIn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解密前</w:t>
            </w:r>
            <w:r w:rsidRPr="002D6120">
              <w:rPr>
                <w:rFonts w:hint="eastAsia"/>
              </w:rPr>
              <w:t>图片数据长度</w:t>
            </w:r>
          </w:p>
          <w:p w:rsidR="001D0DD3" w:rsidRPr="00F46D8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hint="eastAsia"/>
              </w:rPr>
              <w:t>encrypt</w:t>
            </w:r>
            <w:r w:rsidRPr="002D6120">
              <w:rPr>
                <w:rFonts w:hint="eastAsia"/>
              </w:rPr>
              <w:t>Key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</w:t>
            </w:r>
            <w:r w:rsidRPr="002D6120">
              <w:rPr>
                <w:rFonts w:hint="eastAsia"/>
              </w:rPr>
              <w:t>解密密钥</w:t>
            </w:r>
          </w:p>
          <w:p w:rsidR="001D0DD3" w:rsidRPr="00F46D8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 w:rsidRPr="002D6120">
              <w:rPr>
                <w:rFonts w:hint="eastAsia"/>
              </w:rPr>
              <w:t>pDestBufOut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</w:t>
            </w:r>
            <w:r>
              <w:rPr>
                <w:rFonts w:hint="eastAsia"/>
              </w:rPr>
              <w:t>解密后图片数据</w:t>
            </w:r>
          </w:p>
          <w:p w:rsidR="001D0DD3" w:rsidRPr="005E0554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6120">
              <w:rPr>
                <w:rFonts w:hint="eastAsia"/>
              </w:rPr>
              <w:t>destBufLenOut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</w:t>
            </w:r>
            <w:r>
              <w:rPr>
                <w:rFonts w:hint="eastAsia"/>
              </w:rPr>
              <w:t>解密后图片</w:t>
            </w:r>
            <w:r w:rsidRPr="002D6120">
              <w:rPr>
                <w:rFonts w:hint="eastAsia"/>
              </w:rPr>
              <w:t>数据长度</w:t>
            </w:r>
          </w:p>
        </w:tc>
      </w:tr>
      <w:tr w:rsidR="001D0DD3" w:rsidRPr="005E0554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5E0554" w:rsidRDefault="001D0DD3" w:rsidP="00442270">
            <w:r w:rsidRPr="005E0554"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解密成功</w:t>
            </w:r>
          </w:p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数据完整性校验失败</w:t>
            </w:r>
          </w:p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密钥错误</w:t>
            </w:r>
          </w:p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图片未加密</w:t>
            </w:r>
          </w:p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不支持的加密方式</w:t>
            </w:r>
          </w:p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5</w:t>
            </w:r>
            <w:r>
              <w:rPr>
                <w:rFonts w:hint="eastAsia"/>
              </w:rPr>
              <w:t>缓冲区长度不够</w:t>
            </w:r>
          </w:p>
          <w:p w:rsidR="001D0DD3" w:rsidRPr="005E0554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内部错误</w:t>
            </w:r>
          </w:p>
        </w:tc>
      </w:tr>
      <w:tr w:rsidR="001D0DD3" w:rsidRPr="005E0554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5E0554" w:rsidRDefault="001D0DD3" w:rsidP="00442270">
            <w:r w:rsidRPr="005E0554">
              <w:rPr>
                <w:rFonts w:hint="eastAsia"/>
              </w:rPr>
              <w:lastRenderedPageBreak/>
              <w:t>备注</w:t>
            </w:r>
          </w:p>
        </w:tc>
        <w:tc>
          <w:tcPr>
            <w:tcW w:w="6662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、解密密钥</w:t>
            </w:r>
            <w:r w:rsidRPr="00BF76F0">
              <w:rPr>
                <w:rFonts w:hint="eastAsia"/>
              </w:rPr>
              <w:t>默认使用设备序列号</w:t>
            </w:r>
            <w:r>
              <w:rPr>
                <w:rFonts w:hint="eastAsia"/>
              </w:rPr>
              <w:t>；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、报警图片、云录像缩略图均为加密图片，设备通道缩略图为非加密图片；</w:t>
            </w:r>
          </w:p>
          <w:p w:rsidR="001D0DD3" w:rsidRPr="005E0554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、具体使用方法可参见</w:t>
            </w:r>
            <w:r>
              <w:rPr>
                <w:rFonts w:hint="eastAsia"/>
              </w:rPr>
              <w:t>Demo</w:t>
            </w:r>
          </w:p>
        </w:tc>
      </w:tr>
    </w:tbl>
    <w:p w:rsidR="001D0DD3" w:rsidRPr="005E0554" w:rsidRDefault="001D0DD3" w:rsidP="001D0DD3">
      <w:pPr>
        <w:pStyle w:val="3"/>
      </w:pPr>
      <w:bookmarkStart w:id="259" w:name="_Demo功能描述和开发指南"/>
      <w:bookmarkStart w:id="260" w:name="_Toc130393496"/>
      <w:bookmarkEnd w:id="259"/>
      <w:r>
        <w:rPr>
          <w:rFonts w:hint="eastAsia"/>
        </w:rPr>
        <w:t>D</w:t>
      </w:r>
      <w:r w:rsidRPr="005E0554">
        <w:t>ecryptPic</w:t>
      </w:r>
      <w:r>
        <w:rPr>
          <w:rFonts w:hint="eastAsia"/>
        </w:rPr>
        <w:t>Ex</w:t>
      </w:r>
      <w:bookmarkEnd w:id="260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1D0DD3" w:rsidRPr="005E0554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:rsidR="001D0DD3" w:rsidRPr="005E0554" w:rsidRDefault="001D0DD3" w:rsidP="00442270">
            <w:r w:rsidRPr="005E0554">
              <w:rPr>
                <w:rFonts w:hint="eastAsia"/>
              </w:rPr>
              <w:t>方法</w:t>
            </w:r>
          </w:p>
        </w:tc>
        <w:tc>
          <w:tcPr>
            <w:tcW w:w="6624" w:type="dxa"/>
          </w:tcPr>
          <w:p w:rsidR="001D0DD3" w:rsidRPr="005E0554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5C5D">
              <w:t>static int DecryptPicEx(const char *pSrcBufIn, int srcBufLenIn, const char *encryptKey, const char* accessToken, const char* deviceId, char *pDestBufOut, int&amp; destBufLenOut);</w:t>
            </w:r>
          </w:p>
        </w:tc>
      </w:tr>
      <w:tr w:rsidR="001D0DD3" w:rsidRPr="005E0554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:rsidR="001D0DD3" w:rsidRPr="005E0554" w:rsidRDefault="001D0DD3" w:rsidP="00442270">
            <w:r w:rsidRPr="005E0554">
              <w:rPr>
                <w:rFonts w:hint="eastAsia"/>
              </w:rPr>
              <w:t>简介</w:t>
            </w:r>
          </w:p>
        </w:tc>
        <w:tc>
          <w:tcPr>
            <w:tcW w:w="6624" w:type="dxa"/>
          </w:tcPr>
          <w:p w:rsidR="001D0DD3" w:rsidRPr="005E0554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解密图片</w:t>
            </w:r>
          </w:p>
        </w:tc>
      </w:tr>
      <w:tr w:rsidR="001D0DD3" w:rsidRPr="005E0554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:rsidR="001D0DD3" w:rsidRPr="005E0554" w:rsidRDefault="001D0DD3" w:rsidP="00442270">
            <w:r w:rsidRPr="005E0554">
              <w:rPr>
                <w:rFonts w:hint="eastAsia"/>
              </w:rPr>
              <w:t>参数</w:t>
            </w:r>
          </w:p>
        </w:tc>
        <w:tc>
          <w:tcPr>
            <w:tcW w:w="6624" w:type="dxa"/>
          </w:tcPr>
          <w:p w:rsidR="001D0DD3" w:rsidRPr="00F46D8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 w:rsidRPr="002D6120">
              <w:rPr>
                <w:rFonts w:hint="eastAsia"/>
              </w:rPr>
              <w:t xml:space="preserve">pSrcBufIn    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解密前图片数据</w:t>
            </w:r>
          </w:p>
          <w:p w:rsidR="001D0DD3" w:rsidRPr="00F46D8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 w:rsidRPr="002D6120">
              <w:rPr>
                <w:rFonts w:hint="eastAsia"/>
              </w:rPr>
              <w:t>srcBufLenIn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解密前</w:t>
            </w:r>
            <w:r w:rsidRPr="002D6120">
              <w:rPr>
                <w:rFonts w:hint="eastAsia"/>
              </w:rPr>
              <w:t>图片数据长度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encrypt</w:t>
            </w:r>
            <w:r w:rsidRPr="002D6120">
              <w:rPr>
                <w:rFonts w:hint="eastAsia"/>
              </w:rPr>
              <w:t>Key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</w:t>
            </w:r>
            <w:r w:rsidRPr="002D6120">
              <w:rPr>
                <w:rFonts w:hint="eastAsia"/>
              </w:rPr>
              <w:t>解密密钥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5C5D">
              <w:t>accessToken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管理员或用户模式</w:t>
            </w:r>
            <w:r>
              <w:rPr>
                <w:rFonts w:hint="eastAsia"/>
              </w:rPr>
              <w:t>Token</w:t>
            </w:r>
          </w:p>
          <w:p w:rsidR="001D0DD3" w:rsidRPr="00F46D8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 w:rsidRPr="00185C5D">
              <w:t>deviceId</w:t>
            </w: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设备序列号</w:t>
            </w:r>
          </w:p>
          <w:p w:rsidR="001D0DD3" w:rsidRPr="00F46D8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 w:rsidRPr="002D6120">
              <w:rPr>
                <w:rFonts w:hint="eastAsia"/>
              </w:rPr>
              <w:t>pDestBufOut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</w:t>
            </w:r>
            <w:r>
              <w:rPr>
                <w:rFonts w:hint="eastAsia"/>
              </w:rPr>
              <w:t>解密后图片数据</w:t>
            </w:r>
          </w:p>
          <w:p w:rsidR="001D0DD3" w:rsidRPr="005E0554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6120">
              <w:rPr>
                <w:rFonts w:hint="eastAsia"/>
              </w:rPr>
              <w:t>destBufLenOut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</w:t>
            </w:r>
            <w:r>
              <w:rPr>
                <w:rFonts w:hint="eastAsia"/>
              </w:rPr>
              <w:t>解密后图片</w:t>
            </w:r>
            <w:r w:rsidRPr="002D6120">
              <w:rPr>
                <w:rFonts w:hint="eastAsia"/>
              </w:rPr>
              <w:t>数据长度</w:t>
            </w:r>
          </w:p>
        </w:tc>
      </w:tr>
      <w:tr w:rsidR="001D0DD3" w:rsidRPr="005E0554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:rsidR="001D0DD3" w:rsidRPr="005E0554" w:rsidRDefault="001D0DD3" w:rsidP="00442270">
            <w:r w:rsidRPr="005E0554">
              <w:rPr>
                <w:rFonts w:hint="eastAsia"/>
              </w:rPr>
              <w:t>返回值</w:t>
            </w:r>
          </w:p>
        </w:tc>
        <w:tc>
          <w:tcPr>
            <w:tcW w:w="6624" w:type="dxa"/>
          </w:tcPr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解密成功</w:t>
            </w:r>
          </w:p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数据完整性校验失败</w:t>
            </w:r>
          </w:p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密钥错误</w:t>
            </w:r>
          </w:p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图片未加密</w:t>
            </w:r>
          </w:p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不支持的加密方式</w:t>
            </w:r>
          </w:p>
          <w:p w:rsidR="001D0DD3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缓冲区长度不够</w:t>
            </w:r>
          </w:p>
          <w:p w:rsidR="001D0DD3" w:rsidRPr="005E0554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内部错误</w:t>
            </w:r>
          </w:p>
        </w:tc>
      </w:tr>
      <w:tr w:rsidR="001D0DD3" w:rsidRPr="005E0554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:rsidR="001D0DD3" w:rsidRPr="005E0554" w:rsidRDefault="001D0DD3" w:rsidP="00442270">
            <w:r w:rsidRPr="005E0554">
              <w:rPr>
                <w:rFonts w:hint="eastAsia"/>
              </w:rPr>
              <w:t>备注</w:t>
            </w:r>
          </w:p>
        </w:tc>
        <w:tc>
          <w:tcPr>
            <w:tcW w:w="6624" w:type="dxa"/>
          </w:tcPr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、解密密钥</w:t>
            </w:r>
            <w:r w:rsidRPr="00BF76F0">
              <w:rPr>
                <w:rFonts w:hint="eastAsia"/>
              </w:rPr>
              <w:t>默认使用设备序列号</w:t>
            </w:r>
            <w:r>
              <w:rPr>
                <w:rFonts w:hint="eastAsia"/>
              </w:rPr>
              <w:t>；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、报警图片、云录像缩略图均为加密图片，设备通道缩略图为非加密图片；</w:t>
            </w:r>
          </w:p>
          <w:p w:rsidR="001D0DD3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、具体使用方法可参见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；</w:t>
            </w:r>
          </w:p>
          <w:p w:rsidR="001D0DD3" w:rsidRPr="005E0554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、此功能需要联网</w:t>
            </w:r>
          </w:p>
        </w:tc>
      </w:tr>
    </w:tbl>
    <w:p w:rsidR="006D5822" w:rsidRDefault="006D5822" w:rsidP="001D0DD3">
      <w:pPr>
        <w:pStyle w:val="3"/>
      </w:pPr>
      <w:bookmarkStart w:id="261" w:name="_Toc130393497"/>
      <w:r w:rsidRPr="006D5822">
        <w:t>EncryptDevPwd</w:t>
      </w:r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8"/>
        <w:gridCol w:w="6624"/>
      </w:tblGrid>
      <w:tr w:rsidR="006D5822" w:rsidRPr="005E0554" w:rsidTr="006D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6D5822" w:rsidRPr="005E0554" w:rsidRDefault="006D5822" w:rsidP="006D5822">
            <w:r w:rsidRPr="005E0554"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6D5822" w:rsidRPr="006D5822" w:rsidRDefault="006D5822" w:rsidP="006D5822">
            <w:pPr>
              <w:autoSpaceDE w:val="0"/>
              <w:autoSpaceDN w:val="0"/>
              <w:adjustRightInd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5822">
              <w:t>static bool EncryptDevPwd(const char* devicePwd,const char* deviceID,const char* appSecret,char* encryptDevPwd</w:t>
            </w:r>
            <w:r>
              <w:t>);</w:t>
            </w:r>
          </w:p>
        </w:tc>
      </w:tr>
      <w:tr w:rsidR="006D5822" w:rsidRPr="005E0554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6D5822" w:rsidRPr="005E0554" w:rsidRDefault="006D5822" w:rsidP="006D5822">
            <w:r w:rsidRPr="005E0554"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6D5822" w:rsidRPr="005E0554" w:rsidRDefault="006D5822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5822">
              <w:t>设备密码加密</w:t>
            </w:r>
          </w:p>
        </w:tc>
      </w:tr>
      <w:tr w:rsidR="006D5822" w:rsidRPr="005E0554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6D5822" w:rsidRPr="005E0554" w:rsidRDefault="006D5822" w:rsidP="006D5822">
            <w:r w:rsidRPr="005E0554"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6D5822" w:rsidRPr="006D5822" w:rsidRDefault="006D5822" w:rsidP="006D5822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822">
              <w:t>devicePwd</w:t>
            </w:r>
            <w:r>
              <w:t xml:space="preserve">       </w:t>
            </w:r>
            <w:r>
              <w:rPr>
                <w:rFonts w:hint="eastAsia"/>
              </w:rPr>
              <w:t>设备密码明文</w:t>
            </w:r>
          </w:p>
          <w:p w:rsidR="006D5822" w:rsidRPr="006D5822" w:rsidRDefault="006D5822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822">
              <w:t>deviceID</w:t>
            </w:r>
            <w:r>
              <w:t xml:space="preserve">         </w:t>
            </w:r>
            <w:r>
              <w:rPr>
                <w:rFonts w:hint="eastAsia"/>
              </w:rPr>
              <w:t>设备序列号</w:t>
            </w:r>
          </w:p>
          <w:p w:rsidR="006D5822" w:rsidRPr="006D5822" w:rsidRDefault="006D5822" w:rsidP="006D5822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822">
              <w:t>appSecret</w:t>
            </w:r>
            <w:r>
              <w:t xml:space="preserve">        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密码</w:t>
            </w:r>
          </w:p>
          <w:p w:rsidR="006D5822" w:rsidRPr="005E0554" w:rsidRDefault="006D5822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822">
              <w:t>encryptDevPwd</w:t>
            </w:r>
            <w:r>
              <w:t xml:space="preserve">   </w:t>
            </w:r>
            <w:r w:rsidR="00217442">
              <w:rPr>
                <w:rFonts w:hint="eastAsia"/>
              </w:rPr>
              <w:t>加</w:t>
            </w:r>
            <w:r>
              <w:rPr>
                <w:rFonts w:hint="eastAsia"/>
              </w:rPr>
              <w:t>密后的设备密码</w:t>
            </w:r>
          </w:p>
        </w:tc>
      </w:tr>
      <w:tr w:rsidR="006D5822" w:rsidRPr="005E0554" w:rsidTr="006D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6D5822" w:rsidRPr="005E0554" w:rsidRDefault="006D5822" w:rsidP="006D5822">
            <w:r w:rsidRPr="005E0554"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6D5822" w:rsidRPr="005E0554" w:rsidRDefault="00217442" w:rsidP="006D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True/false</w:t>
            </w:r>
          </w:p>
        </w:tc>
      </w:tr>
      <w:tr w:rsidR="006D5822" w:rsidRPr="005E0554" w:rsidTr="006D5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6D5822" w:rsidRPr="005E0554" w:rsidRDefault="006D5822" w:rsidP="006D5822">
            <w:r w:rsidRPr="005E0554"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6D5822" w:rsidRPr="005E0554" w:rsidRDefault="00217442" w:rsidP="006D5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17442">
              <w:rPr>
                <w:rFonts w:hint="eastAsia"/>
              </w:rPr>
              <w:t>提供平台修改密码操作时要求的密码加密能力（具体参考平台提供的加密</w:t>
            </w:r>
            <w:r w:rsidRPr="00217442">
              <w:rPr>
                <w:rFonts w:hint="eastAsia"/>
              </w:rPr>
              <w:lastRenderedPageBreak/>
              <w:t>方法）</w:t>
            </w:r>
          </w:p>
        </w:tc>
      </w:tr>
    </w:tbl>
    <w:p w:rsidR="006D5822" w:rsidRPr="006D5822" w:rsidRDefault="006D5822" w:rsidP="006D5822"/>
    <w:p w:rsidR="001D0DD3" w:rsidRDefault="001D0DD3" w:rsidP="001D0DD3">
      <w:pPr>
        <w:pStyle w:val="3"/>
      </w:pPr>
      <w:r>
        <w:rPr>
          <w:rFonts w:hint="eastAsia"/>
        </w:rPr>
        <w:t>SetLogInfo</w:t>
      </w:r>
      <w:bookmarkEnd w:id="261"/>
    </w:p>
    <w:tbl>
      <w:tblPr>
        <w:tblStyle w:val="12"/>
        <w:tblW w:w="0" w:type="auto"/>
        <w:tblInd w:w="534" w:type="dxa"/>
        <w:tblLook w:val="04A0" w:firstRow="1" w:lastRow="0" w:firstColumn="1" w:lastColumn="0" w:noHBand="0" w:noVBand="1"/>
      </w:tblPr>
      <w:tblGrid>
        <w:gridCol w:w="1127"/>
        <w:gridCol w:w="6625"/>
      </w:tblGrid>
      <w:tr w:rsidR="001D0DD3" w:rsidRPr="005E0554" w:rsidTr="0044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5E0554" w:rsidRDefault="001D0DD3" w:rsidP="00442270">
            <w:r w:rsidRPr="005E0554"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1D0DD3" w:rsidRPr="005E0554" w:rsidRDefault="001D0DD3" w:rsidP="0044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1F67">
              <w:t xml:space="preserve">static void </w:t>
            </w:r>
            <w:r w:rsidRPr="00EA6791">
              <w:t>SetLogInfo(OpenSDK_LogLevel level = All, const char* fileName = "LCOpenSDK", int maxSize = 10*1024*1024, OpenSdk_LogFileMode fileMode = NewFile);</w:t>
            </w:r>
          </w:p>
        </w:tc>
      </w:tr>
      <w:tr w:rsidR="001D0DD3" w:rsidRPr="005E0554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5E0554" w:rsidRDefault="001D0DD3" w:rsidP="00442270">
            <w:r w:rsidRPr="005E0554">
              <w:rPr>
                <w:rFonts w:hint="eastAsia"/>
              </w:rPr>
              <w:t>简介</w:t>
            </w:r>
          </w:p>
        </w:tc>
        <w:tc>
          <w:tcPr>
            <w:tcW w:w="6662" w:type="dxa"/>
          </w:tcPr>
          <w:p w:rsidR="001D0DD3" w:rsidRPr="005E0554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设置日志信息</w:t>
            </w:r>
          </w:p>
        </w:tc>
      </w:tr>
      <w:tr w:rsidR="001D0DD3" w:rsidRPr="005E0554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5E0554" w:rsidRDefault="001D0DD3" w:rsidP="00442270">
            <w:r w:rsidRPr="005E0554"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1D0DD3" w:rsidRPr="00F46D8F" w:rsidRDefault="001D0DD3" w:rsidP="00442270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hint="eastAsia"/>
              </w:rPr>
              <w:t>level</w:t>
            </w:r>
            <w:r w:rsidRPr="002D6120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日志打印等级，在此等级以上的日志信息会输出到日志文件中</w:t>
            </w:r>
          </w:p>
          <w:p w:rsidR="001D0DD3" w:rsidRPr="00F46D8F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hint="eastAsia"/>
              </w:rPr>
              <w:t xml:space="preserve">fileName         </w:t>
            </w:r>
            <w:r>
              <w:rPr>
                <w:rFonts w:hint="eastAsia"/>
              </w:rPr>
              <w:t>日志文件名</w:t>
            </w:r>
          </w:p>
          <w:p w:rsidR="001D0DD3" w:rsidRPr="00F46D8F" w:rsidRDefault="001D0DD3" w:rsidP="00442270">
            <w:pPr>
              <w:ind w:left="1600" w:hangingChars="800" w:hanging="1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hint="eastAsia"/>
              </w:rPr>
              <w:t>maxSize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   </w:t>
            </w:r>
            <w:r>
              <w:rPr>
                <w:rFonts w:hint="eastAsia"/>
              </w:rPr>
              <w:t>日志最大长度</w:t>
            </w:r>
          </w:p>
          <w:p w:rsidR="001D0DD3" w:rsidRPr="005E0554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fileMode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写日志文件的模式</w:t>
            </w:r>
          </w:p>
        </w:tc>
      </w:tr>
      <w:tr w:rsidR="001D0DD3" w:rsidRPr="005E0554" w:rsidTr="0044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5E0554" w:rsidRDefault="001D0DD3" w:rsidP="00442270">
            <w:r w:rsidRPr="005E0554">
              <w:rPr>
                <w:rFonts w:hint="eastAsia"/>
              </w:rPr>
              <w:t>返回值</w:t>
            </w:r>
          </w:p>
        </w:tc>
        <w:tc>
          <w:tcPr>
            <w:tcW w:w="6662" w:type="dxa"/>
          </w:tcPr>
          <w:p w:rsidR="001D0DD3" w:rsidRPr="005E0554" w:rsidRDefault="001D0DD3" w:rsidP="0044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1D0DD3" w:rsidRPr="005E0554" w:rsidTr="0044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1D0DD3" w:rsidRPr="005E0554" w:rsidRDefault="001D0DD3" w:rsidP="00442270">
            <w:r w:rsidRPr="005E0554"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1D0DD3" w:rsidRPr="005E0554" w:rsidRDefault="001D0DD3" w:rsidP="00442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65598">
              <w:rPr>
                <w:rFonts w:hint="eastAsia"/>
              </w:rPr>
              <w:t>调用该接口</w:t>
            </w:r>
            <w:r>
              <w:rPr>
                <w:rFonts w:hint="eastAsia"/>
              </w:rPr>
              <w:t>后</w:t>
            </w:r>
            <w:r>
              <w:rPr>
                <w:rFonts w:hint="eastAsia"/>
              </w:rPr>
              <w:t>LCOpenSDK</w:t>
            </w:r>
            <w:r>
              <w:rPr>
                <w:rFonts w:hint="eastAsia"/>
              </w:rPr>
              <w:t>内部的一些日志信息会输出到日志文件中，有助于开发者调试一些问题</w:t>
            </w:r>
          </w:p>
        </w:tc>
      </w:tr>
    </w:tbl>
    <w:p w:rsidR="001D0DD3" w:rsidRDefault="001D0DD3" w:rsidP="001D0DD3">
      <w:pPr>
        <w:pStyle w:val="10"/>
        <w:spacing w:before="100" w:beforeAutospacing="1" w:after="100" w:afterAutospacing="1"/>
        <w:ind w:left="906" w:hangingChars="205" w:hanging="906"/>
      </w:pPr>
      <w:bookmarkStart w:id="262" w:name="_Demo功能描述和开发指南_1"/>
      <w:bookmarkStart w:id="263" w:name="_Toc130393498"/>
      <w:bookmarkEnd w:id="262"/>
      <w:r>
        <w:rPr>
          <w:rFonts w:hint="eastAsia"/>
        </w:rPr>
        <w:t>Demo</w:t>
      </w:r>
      <w:r>
        <w:rPr>
          <w:rFonts w:hint="eastAsia"/>
        </w:rPr>
        <w:t>功能描述和开发指南</w:t>
      </w:r>
      <w:bookmarkEnd w:id="263"/>
    </w:p>
    <w:p w:rsidR="001D0DD3" w:rsidRDefault="001D0DD3" w:rsidP="001D0DD3">
      <w:pPr>
        <w:ind w:firstLineChars="200" w:firstLine="420"/>
      </w:pPr>
      <w:r>
        <w:rPr>
          <w:rFonts w:hint="eastAsia"/>
        </w:rPr>
        <w:t>Windows LCOpenSDKDemo中已经实现了乐橙开放平台目前所有的核心功能，开发者如果理解了Demo中源代码的实现逻辑，那么把这些功能移植到自己的应用中将会比较简单。</w:t>
      </w:r>
    </w:p>
    <w:p w:rsidR="001D0DD3" w:rsidRDefault="001D0DD3" w:rsidP="001D0DD3">
      <w:pPr>
        <w:pStyle w:val="2"/>
      </w:pPr>
      <w:bookmarkStart w:id="264" w:name="_Toc130393499"/>
      <w:r>
        <w:rPr>
          <w:rFonts w:hint="eastAsia"/>
        </w:rPr>
        <w:t>Demo</w:t>
      </w:r>
      <w:r>
        <w:rPr>
          <w:rFonts w:hint="eastAsia"/>
        </w:rPr>
        <w:t>主要功能概述</w:t>
      </w:r>
      <w:bookmarkEnd w:id="264"/>
    </w:p>
    <w:p w:rsidR="001D0DD3" w:rsidRDefault="001D0DD3" w:rsidP="001D0DD3">
      <w:pPr>
        <w:ind w:firstLineChars="200" w:firstLine="420"/>
      </w:pPr>
      <w:r>
        <w:rPr>
          <w:rFonts w:hint="eastAsia"/>
        </w:rPr>
        <w:t>Windows LCOpenSDKDemo</w:t>
      </w:r>
      <w:r w:rsidR="00D16DF7">
        <w:rPr>
          <w:rFonts w:hint="eastAsia"/>
        </w:rPr>
        <w:t>实现的主要功能包括：管理员模式登陆</w:t>
      </w:r>
      <w:r>
        <w:rPr>
          <w:rFonts w:hint="eastAsia"/>
        </w:rPr>
        <w:t>；获取设备列表；添加/删除设备；实时预览；语音对讲；设备录像回放和下载；云录像回放和下载。如下图所示：</w:t>
      </w:r>
    </w:p>
    <w:p w:rsidR="001D0DD3" w:rsidRDefault="001D0DD3" w:rsidP="001D0DD3">
      <w:pPr>
        <w:jc w:val="center"/>
      </w:pPr>
      <w:r>
        <w:object w:dxaOrig="6688" w:dyaOrig="47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6pt;height:235.5pt" o:ole="">
            <v:imagedata r:id="rId11" o:title=""/>
          </v:shape>
          <o:OLEObject Type="Embed" ProgID="Visio.Drawing.11" ShapeID="_x0000_i1025" DrawAspect="Content" ObjectID="_1752578028" r:id="rId12"/>
        </w:object>
      </w:r>
    </w:p>
    <w:p w:rsidR="001D0DD3" w:rsidRDefault="001D0DD3" w:rsidP="001D0DD3">
      <w:pPr>
        <w:ind w:firstLineChars="200" w:firstLine="420"/>
      </w:pPr>
      <w:r>
        <w:rPr>
          <w:rFonts w:hint="eastAsia"/>
        </w:rPr>
        <w:t>另外，Demo中还实现了设置设备解密秘钥、报警图片解密、云台控制、抓图、本地录制等功能，具体详见Demo源代码。</w:t>
      </w:r>
    </w:p>
    <w:p w:rsidR="001D0DD3" w:rsidRDefault="001D0DD3" w:rsidP="001D0DD3">
      <w:pPr>
        <w:pStyle w:val="2"/>
      </w:pPr>
      <w:bookmarkStart w:id="265" w:name="_Toc130393500"/>
      <w:r>
        <w:rPr>
          <w:rFonts w:hint="eastAsia"/>
        </w:rPr>
        <w:t>一些重要概念解释</w:t>
      </w:r>
      <w:bookmarkEnd w:id="26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7"/>
        <w:gridCol w:w="6389"/>
      </w:tblGrid>
      <w:tr w:rsidR="001D0DD3" w:rsidTr="00D16DF7"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DD3" w:rsidRDefault="001D0DD3" w:rsidP="0044227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重要概念</w:t>
            </w:r>
          </w:p>
        </w:tc>
        <w:tc>
          <w:tcPr>
            <w:tcW w:w="6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DD3" w:rsidRDefault="001D0DD3" w:rsidP="0044227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解释</w:t>
            </w:r>
          </w:p>
        </w:tc>
      </w:tr>
      <w:tr w:rsidR="001D0DD3" w:rsidTr="00D16DF7"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DD3" w:rsidRDefault="001D0DD3" w:rsidP="00442270">
            <w:r>
              <w:rPr>
                <w:rFonts w:hint="eastAsia"/>
              </w:rPr>
              <w:t>管理员模式</w:t>
            </w:r>
          </w:p>
        </w:tc>
        <w:tc>
          <w:tcPr>
            <w:tcW w:w="6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DD3" w:rsidRDefault="001D0DD3" w:rsidP="00442270">
            <w:r>
              <w:rPr>
                <w:rFonts w:hint="eastAsia"/>
              </w:rPr>
              <w:t>具体介绍请参见：</w:t>
            </w:r>
          </w:p>
          <w:p w:rsidR="001D0DD3" w:rsidRDefault="00D16DF7" w:rsidP="00442270">
            <w:r w:rsidRPr="00D16DF7">
              <w:t>https://open.imou.com/document/pages/fef620/</w:t>
            </w:r>
          </w:p>
        </w:tc>
      </w:tr>
      <w:tr w:rsidR="001D0DD3" w:rsidTr="00D16DF7"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DD3" w:rsidRDefault="001D0DD3" w:rsidP="00442270">
            <w:r>
              <w:rPr>
                <w:rFonts w:hint="eastAsia"/>
              </w:rPr>
              <w:t>获取设备列表</w:t>
            </w:r>
          </w:p>
        </w:tc>
        <w:tc>
          <w:tcPr>
            <w:tcW w:w="6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r>
              <w:rPr>
                <w:rFonts w:hint="eastAsia"/>
              </w:rPr>
              <w:t>指账号登陆后，可以通过</w:t>
            </w:r>
            <w:r>
              <w:t>LCOpenSDK_Api</w:t>
            </w:r>
            <w:r>
              <w:rPr>
                <w:rFonts w:hint="eastAsia"/>
              </w:rPr>
              <w:t>::</w:t>
            </w:r>
            <w:r>
              <w:t>request</w:t>
            </w:r>
            <w:r>
              <w:rPr>
                <w:rFonts w:hint="eastAsia"/>
              </w:rPr>
              <w:t>接口（</w:t>
            </w:r>
            <w:hyperlink w:anchor="_LCOpenApi.DeviceList" w:history="1">
              <w:r w:rsidRPr="00BF4CEE">
                <w:rPr>
                  <w:rStyle w:val="ab"/>
                  <w:rFonts w:hint="eastAsia"/>
                </w:rPr>
                <w:t>DeviceList</w:t>
              </w:r>
            </w:hyperlink>
            <w:r>
              <w:rPr>
                <w:rFonts w:hint="eastAsia"/>
              </w:rPr>
              <w:t>请求）从乐橙开放平台获取本账号下的设备列表</w:t>
            </w:r>
          </w:p>
        </w:tc>
      </w:tr>
      <w:tr w:rsidR="001D0DD3" w:rsidTr="00D16DF7"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DD3" w:rsidRDefault="001D0DD3" w:rsidP="00442270">
            <w:r>
              <w:rPr>
                <w:rFonts w:hint="eastAsia"/>
              </w:rPr>
              <w:t>添加</w:t>
            </w:r>
            <w:r>
              <w:t>&amp;</w:t>
            </w:r>
            <w:r>
              <w:rPr>
                <w:rFonts w:hint="eastAsia"/>
              </w:rPr>
              <w:t>删除设备</w:t>
            </w:r>
          </w:p>
        </w:tc>
        <w:tc>
          <w:tcPr>
            <w:tcW w:w="6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r>
              <w:rPr>
                <w:rFonts w:hint="eastAsia"/>
              </w:rPr>
              <w:t>添加设备指调用</w:t>
            </w:r>
            <w:r>
              <w:t>LCOpenSDK_Api</w:t>
            </w:r>
            <w:r>
              <w:rPr>
                <w:rFonts w:hint="eastAsia"/>
              </w:rPr>
              <w:t>::</w:t>
            </w:r>
            <w:r>
              <w:t>request</w:t>
            </w:r>
            <w:r>
              <w:rPr>
                <w:rFonts w:hint="eastAsia"/>
              </w:rPr>
              <w:t>接口（</w:t>
            </w:r>
            <w:hyperlink w:anchor="_LCOpenApi.BindDevice" w:history="1">
              <w:r w:rsidRPr="00EE43E1">
                <w:rPr>
                  <w:rStyle w:val="ab"/>
                </w:rPr>
                <w:t>BindDevice</w:t>
              </w:r>
            </w:hyperlink>
            <w:r>
              <w:rPr>
                <w:rFonts w:hint="eastAsia"/>
              </w:rPr>
              <w:t>请求）把设备绑定到账号下的过程；</w:t>
            </w:r>
          </w:p>
          <w:p w:rsidR="001D0DD3" w:rsidRPr="00B85C22" w:rsidRDefault="001D0DD3" w:rsidP="00442270">
            <w:r>
              <w:rPr>
                <w:rFonts w:hint="eastAsia"/>
              </w:rPr>
              <w:t>删除设备指调用</w:t>
            </w:r>
            <w:r>
              <w:t>LCOpenSDK_Api</w:t>
            </w:r>
            <w:r>
              <w:rPr>
                <w:rFonts w:hint="eastAsia"/>
              </w:rPr>
              <w:t>::</w:t>
            </w:r>
            <w:r>
              <w:t>request</w:t>
            </w:r>
            <w:r>
              <w:rPr>
                <w:rFonts w:hint="eastAsia"/>
              </w:rPr>
              <w:t>接口（</w:t>
            </w:r>
            <w:hyperlink w:anchor="_LCOpenApi.UnBindDevice" w:history="1">
              <w:r w:rsidRPr="00EE43E1">
                <w:rPr>
                  <w:rStyle w:val="ab"/>
                  <w:rFonts w:hint="eastAsia"/>
                </w:rPr>
                <w:t>Un</w:t>
              </w:r>
              <w:r w:rsidRPr="00EE43E1">
                <w:rPr>
                  <w:rStyle w:val="ab"/>
                </w:rPr>
                <w:t>BindDevice</w:t>
              </w:r>
            </w:hyperlink>
            <w:r>
              <w:rPr>
                <w:rFonts w:hint="eastAsia"/>
              </w:rPr>
              <w:t>请求）把设备从账号下解绑的过程。</w:t>
            </w:r>
          </w:p>
        </w:tc>
      </w:tr>
      <w:tr w:rsidR="001D0DD3" w:rsidTr="00D16DF7"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DD3" w:rsidRDefault="001D0DD3" w:rsidP="00442270">
            <w:r>
              <w:rPr>
                <w:rFonts w:hint="eastAsia"/>
              </w:rPr>
              <w:t>实时预览、抓图、本地录制</w:t>
            </w:r>
          </w:p>
        </w:tc>
        <w:tc>
          <w:tcPr>
            <w:tcW w:w="6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实时预览指在客户端获取设备的实时码流，并进行解码</w:t>
            </w:r>
            <w:r>
              <w:rPr>
                <w:rFonts w:ascii="宋体" w:hAnsi="宋体" w:hint="eastAsia"/>
              </w:rPr>
              <w:t>&amp;</w:t>
            </w:r>
            <w:r>
              <w:rPr>
                <w:rFonts w:ascii="宋体" w:hAnsi="宋体" w:hint="eastAsia"/>
              </w:rPr>
              <w:t>显示的过程；</w:t>
            </w:r>
          </w:p>
          <w:p w:rsidR="001D0DD3" w:rsidRDefault="001D0DD3" w:rsidP="0044227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抓图指在实时预览过程中，将当前预览画面存储为本地图片的过程，图片为</w:t>
            </w:r>
            <w:r>
              <w:rPr>
                <w:rFonts w:ascii="宋体" w:hAnsi="宋体" w:hint="eastAsia"/>
              </w:rPr>
              <w:t>JPG</w:t>
            </w:r>
            <w:r>
              <w:rPr>
                <w:rFonts w:ascii="宋体" w:hAnsi="宋体" w:hint="eastAsia"/>
              </w:rPr>
              <w:t>格式；</w:t>
            </w:r>
          </w:p>
          <w:p w:rsidR="001D0DD3" w:rsidRPr="00A603DD" w:rsidRDefault="001D0DD3" w:rsidP="0044227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本地录制指在实时预览过程中，将视频流存储为本地录像文件的过程，录像文件为</w:t>
            </w:r>
            <w:r>
              <w:rPr>
                <w:rFonts w:ascii="宋体" w:hAnsi="宋体" w:hint="eastAsia"/>
              </w:rPr>
              <w:t>MP4</w:t>
            </w:r>
            <w:r>
              <w:rPr>
                <w:rFonts w:ascii="宋体" w:hAnsi="宋体" w:hint="eastAsia"/>
              </w:rPr>
              <w:t>格式。</w:t>
            </w:r>
          </w:p>
        </w:tc>
      </w:tr>
      <w:tr w:rsidR="001D0DD3" w:rsidTr="00D16DF7"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DD3" w:rsidRDefault="001D0DD3" w:rsidP="00442270">
            <w:r>
              <w:rPr>
                <w:rFonts w:ascii="宋体" w:hAnsi="宋体" w:hint="eastAsia"/>
              </w:rPr>
              <w:t>设备录像回放</w:t>
            </w:r>
          </w:p>
        </w:tc>
        <w:tc>
          <w:tcPr>
            <w:tcW w:w="6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指在客户端获取设备存储在</w:t>
            </w:r>
            <w:r>
              <w:rPr>
                <w:rFonts w:ascii="宋体" w:hAnsi="宋体" w:hint="eastAsia"/>
              </w:rPr>
              <w:t>TF</w:t>
            </w:r>
            <w:r>
              <w:rPr>
                <w:rFonts w:ascii="宋体" w:hAnsi="宋体" w:hint="eastAsia"/>
              </w:rPr>
              <w:t>卡的录像，并进行解码</w:t>
            </w:r>
            <w:r>
              <w:rPr>
                <w:rFonts w:ascii="宋体" w:hAnsi="宋体" w:hint="eastAsia"/>
              </w:rPr>
              <w:t>&amp;</w:t>
            </w:r>
            <w:r>
              <w:rPr>
                <w:rFonts w:ascii="宋体" w:hAnsi="宋体" w:hint="eastAsia"/>
              </w:rPr>
              <w:t>显示的过程。</w:t>
            </w:r>
          </w:p>
        </w:tc>
      </w:tr>
      <w:tr w:rsidR="001D0DD3" w:rsidTr="00D16DF7"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DD3" w:rsidRDefault="001D0DD3" w:rsidP="0044227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语音对讲</w:t>
            </w:r>
          </w:p>
        </w:tc>
        <w:tc>
          <w:tcPr>
            <w:tcW w:w="6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Pr="005F5E37" w:rsidRDefault="001D0DD3" w:rsidP="0044227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指客户端与设备进行对讲通话的过程，支持双向语音对讲。</w:t>
            </w:r>
          </w:p>
        </w:tc>
      </w:tr>
      <w:tr w:rsidR="001D0DD3" w:rsidTr="00D16DF7"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DD3" w:rsidRDefault="001D0DD3" w:rsidP="00442270">
            <w:pPr>
              <w:rPr>
                <w:rFonts w:ascii="宋体" w:hAnsi="宋体"/>
              </w:rPr>
            </w:pPr>
            <w:r>
              <w:rPr>
                <w:rFonts w:hint="eastAsia"/>
              </w:rPr>
              <w:t>云录像回放</w:t>
            </w:r>
          </w:p>
        </w:tc>
        <w:tc>
          <w:tcPr>
            <w:tcW w:w="6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r>
              <w:rPr>
                <w:rFonts w:hint="eastAsia"/>
              </w:rPr>
              <w:t>指客户端获取设备存储在云端的录像，并进行解码</w:t>
            </w:r>
            <w:r>
              <w:t>&amp;</w:t>
            </w:r>
            <w:r>
              <w:rPr>
                <w:rFonts w:hint="eastAsia"/>
              </w:rPr>
              <w:t>显示的过程。</w:t>
            </w:r>
          </w:p>
        </w:tc>
      </w:tr>
      <w:tr w:rsidR="001D0DD3" w:rsidTr="00D16DF7"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DD3" w:rsidRDefault="001D0DD3" w:rsidP="0044227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OPENAPI</w:t>
            </w:r>
          </w:p>
        </w:tc>
        <w:tc>
          <w:tcPr>
            <w:tcW w:w="6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DD3" w:rsidRDefault="001D0DD3" w:rsidP="0044227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指客户端与</w:t>
            </w:r>
            <w:r>
              <w:rPr>
                <w:rFonts w:hint="eastAsia"/>
              </w:rPr>
              <w:t>乐橙</w:t>
            </w:r>
            <w:r>
              <w:rPr>
                <w:rFonts w:ascii="宋体" w:hAnsi="宋体" w:hint="eastAsia"/>
              </w:rPr>
              <w:t>开放平台交互的接口，</w:t>
            </w:r>
            <w:r>
              <w:rPr>
                <w:rFonts w:ascii="宋体" w:hAnsi="宋体" w:hint="eastAsia"/>
              </w:rPr>
              <w:t>Restful Api</w:t>
            </w:r>
            <w:r>
              <w:rPr>
                <w:rFonts w:ascii="宋体" w:hAnsi="宋体" w:hint="eastAsia"/>
              </w:rPr>
              <w:t>风格。</w:t>
            </w:r>
          </w:p>
        </w:tc>
      </w:tr>
      <w:tr w:rsidR="001D0DD3" w:rsidTr="00D16DF7"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DD3" w:rsidRDefault="001D0DD3" w:rsidP="0044227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播放组件</w:t>
            </w:r>
          </w:p>
        </w:tc>
        <w:tc>
          <w:tcPr>
            <w:tcW w:w="6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DD3" w:rsidRDefault="001D0DD3" w:rsidP="00442270">
            <w:r>
              <w:rPr>
                <w:rFonts w:hint="eastAsia"/>
              </w:rPr>
              <w:t>乐橙开放平台SDK的视频播放模块，支持实时拉流&amp;解码</w:t>
            </w:r>
            <w:r>
              <w:t>&amp;</w:t>
            </w:r>
            <w:r>
              <w:rPr>
                <w:rFonts w:hint="eastAsia"/>
              </w:rPr>
              <w:t>显示，设备录像回放，云录像回放，抓图，本地录制，供客户进行快速的开发集成。</w:t>
            </w:r>
          </w:p>
        </w:tc>
      </w:tr>
    </w:tbl>
    <w:p w:rsidR="001D0DD3" w:rsidRDefault="001D0DD3" w:rsidP="001D0DD3">
      <w:pPr>
        <w:pStyle w:val="2"/>
      </w:pPr>
      <w:bookmarkStart w:id="266" w:name="_Toc130393501"/>
      <w:r>
        <w:rPr>
          <w:rFonts w:hint="eastAsia"/>
        </w:rPr>
        <w:lastRenderedPageBreak/>
        <w:t>管理员账号模拟登陆</w:t>
      </w:r>
      <w:bookmarkEnd w:id="266"/>
    </w:p>
    <w:p w:rsidR="001D0DD3" w:rsidRPr="006455A6" w:rsidRDefault="001D0DD3" w:rsidP="001D0DD3">
      <w:pPr>
        <w:ind w:firstLine="420"/>
      </w:pPr>
      <w:r>
        <w:t>开发者应用的场景不同，使用</w:t>
      </w:r>
      <w:r w:rsidRPr="006455A6">
        <w:t>的乐橙开放平台云视频能力也会有所不同。乐橙开放平台从开发者各种应用的业务需求维度出发，抽象出管理员模式和用户模式两种对接方案，详细介绍请见：</w:t>
      </w:r>
      <w:hyperlink r:id="rId13" w:history="1">
        <w:r w:rsidRPr="00466E5A">
          <w:rPr>
            <w:rStyle w:val="ab"/>
            <w:rFonts w:hint="eastAsia"/>
          </w:rPr>
          <w:t>https://open.lechange.com/api?type=1&amp;id=guide_api_83</w:t>
        </w:r>
      </w:hyperlink>
      <w:r w:rsidRPr="006455A6">
        <w:t>。</w:t>
      </w:r>
    </w:p>
    <w:p w:rsidR="001D0DD3" w:rsidRPr="006455A6" w:rsidRDefault="001D0DD3" w:rsidP="001D0DD3">
      <w:pPr>
        <w:ind w:firstLine="420"/>
      </w:pPr>
      <w:r w:rsidRPr="006455A6">
        <w:t>在管理员模式下，获取设备列表</w:t>
      </w:r>
      <w:r>
        <w:rPr>
          <w:rFonts w:hint="eastAsia"/>
        </w:rPr>
        <w:t>以</w:t>
      </w:r>
      <w:r w:rsidRPr="006455A6">
        <w:t>及进行设备操作之前，需要获取管理员token（即accessToken），</w:t>
      </w:r>
      <w:r w:rsidRPr="006455A6">
        <w:rPr>
          <w:b/>
        </w:rPr>
        <w:t>我们把获取accessToken的过程叫做管理员账号模拟登陆</w:t>
      </w:r>
      <w:r w:rsidRPr="006455A6">
        <w:t>。</w:t>
      </w:r>
    </w:p>
    <w:p w:rsidR="001D0DD3" w:rsidRPr="006455A6" w:rsidRDefault="001D0DD3" w:rsidP="001D0DD3">
      <w:pPr>
        <w:ind w:firstLine="420"/>
      </w:pPr>
      <w:r w:rsidRPr="006455A6">
        <w:t>如下图所示，Demo在此页面进入设备列表之前，要先获取accessToken，即完成了管理员账号模拟登陆的过程，详见static int TokenCtrl::getAccessToken(const TOKEN_PARAMETERS* param, OUT QString&amp; token, OUT QString&amp; ret_code, OUT QString&amp; ret_msg)接口的具体实现。</w:t>
      </w:r>
    </w:p>
    <w:p w:rsidR="001D0DD3" w:rsidRDefault="001D0DD3" w:rsidP="001D0DD3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57DB137D" wp14:editId="0A87991A">
            <wp:extent cx="5259679" cy="34620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77"/>
                    <a:stretch/>
                  </pic:blipFill>
                  <pic:spPr bwMode="auto">
                    <a:xfrm>
                      <a:off x="0" y="0"/>
                      <a:ext cx="5259679" cy="346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0DD3" w:rsidRPr="00916262" w:rsidRDefault="001D0DD3" w:rsidP="001D0DD3">
      <w:pPr>
        <w:ind w:firstLine="420"/>
        <w:rPr>
          <w:b/>
        </w:rPr>
      </w:pPr>
      <w:r w:rsidRPr="00916262">
        <w:rPr>
          <w:b/>
        </w:rPr>
        <w:t>请开发者特别注意，Demo为了给开发者展示完整的业务功能才将获取accessToken(管理员账号模拟登陆)的过程放在客户端中实现，但是建议开发者在开发自身的应用时，将获取accessToken的过程放到后台(即开发者私有云)中实现，业务架构如下图展示。因为调用此接口需要使用到授权信息appId和appSecret，如果开发者将appId和appSecret放在客户端代码中，一旦客户端被反编译，那么appId和appSecret就存在被盗用的风险。</w:t>
      </w:r>
    </w:p>
    <w:p w:rsidR="001D0DD3" w:rsidRDefault="001D0DD3" w:rsidP="001D0DD3">
      <w:pPr>
        <w:jc w:val="center"/>
      </w:pPr>
      <w:r>
        <w:rPr>
          <w:rFonts w:ascii="宋体" w:hAnsi="宋体"/>
          <w:b/>
          <w:noProof/>
        </w:rPr>
        <w:lastRenderedPageBreak/>
        <w:drawing>
          <wp:inline distT="0" distB="0" distL="0" distR="0" wp14:anchorId="0F092322" wp14:editId="6C959B07">
            <wp:extent cx="3782060" cy="2165350"/>
            <wp:effectExtent l="0" t="0" r="0" b="0"/>
            <wp:docPr id="1" name="图片 1" descr="jiag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jiagou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DD3" w:rsidRPr="000D404D" w:rsidRDefault="001D0DD3" w:rsidP="001D0DD3">
      <w:pPr>
        <w:pStyle w:val="2"/>
      </w:pPr>
      <w:bookmarkStart w:id="267" w:name="_Toc130393502"/>
      <w:r w:rsidRPr="000D404D">
        <w:rPr>
          <w:rFonts w:hint="eastAsia"/>
        </w:rPr>
        <w:t>获取设备列表</w:t>
      </w:r>
      <w:bookmarkEnd w:id="267"/>
    </w:p>
    <w:p w:rsidR="001D0DD3" w:rsidRPr="003D1E06" w:rsidRDefault="001D0DD3" w:rsidP="001D0DD3">
      <w:pPr>
        <w:ind w:firstLineChars="200" w:firstLine="420"/>
      </w:pPr>
      <w:r w:rsidRPr="003D1E06">
        <w:t>在管理员账号模拟登陆（即获取到</w:t>
      </w:r>
      <w:r>
        <w:rPr>
          <w:rFonts w:hint="eastAsia"/>
        </w:rPr>
        <w:t>accessT</w:t>
      </w:r>
      <w:r w:rsidRPr="003D1E06">
        <w:t>oken）之后，可调用</w:t>
      </w:r>
      <w:r w:rsidR="00442270" w:rsidRPr="00442270">
        <w:t>listDeviceDetailsByPage</w:t>
      </w:r>
      <w:r w:rsidRPr="003D1E06">
        <w:t>接口向开放平台获取设备列表信息（建议将设备列表信息</w:t>
      </w:r>
      <w:r>
        <w:rPr>
          <w:rFonts w:hint="eastAsia"/>
        </w:rPr>
        <w:t>，</w:t>
      </w:r>
      <w:r w:rsidRPr="003D1E06">
        <w:t>如设备ID、设备名、设备能力集、设备是否在线等</w:t>
      </w:r>
      <w:r>
        <w:rPr>
          <w:rFonts w:hint="eastAsia"/>
        </w:rPr>
        <w:t>，</w:t>
      </w:r>
      <w:r w:rsidRPr="003D1E06">
        <w:t>缓存</w:t>
      </w:r>
      <w:r>
        <w:rPr>
          <w:rFonts w:hint="eastAsia"/>
        </w:rPr>
        <w:t>起来</w:t>
      </w:r>
      <w:r w:rsidRPr="003D1E06">
        <w:t>，</w:t>
      </w:r>
      <w:r>
        <w:t>用于后续的实时预览、录像查询等操作</w:t>
      </w:r>
      <w:r w:rsidRPr="003D1E06">
        <w:t>）。</w:t>
      </w:r>
    </w:p>
    <w:p w:rsidR="001D0DD3" w:rsidRPr="003D1E06" w:rsidRDefault="001D0DD3" w:rsidP="001D0DD3">
      <w:pPr>
        <w:ind w:firstLineChars="200" w:firstLine="420"/>
        <w:rPr>
          <w:b/>
        </w:rPr>
      </w:pPr>
      <w:r w:rsidRPr="003D1E06">
        <w:rPr>
          <w:b/>
        </w:rPr>
        <w:t>注：由于Demo是没有后台的，所以在Demo中都使用了LCOpenSDK_Api::</w:t>
      </w:r>
      <w:r w:rsidR="00442270" w:rsidRPr="00442270">
        <w:rPr>
          <w:rFonts w:ascii="新宋体" w:eastAsia="新宋体" w:hAnsi="Times New Roman" w:cs="Times New Roman"/>
          <w:noProof/>
          <w:color w:val="010001"/>
          <w:kern w:val="0"/>
          <w:sz w:val="24"/>
          <w:szCs w:val="24"/>
        </w:rPr>
        <w:t xml:space="preserve"> </w:t>
      </w:r>
      <w:r w:rsidR="00442270" w:rsidRPr="00442270">
        <w:rPr>
          <w:b/>
        </w:rPr>
        <w:t>requestWithURL</w:t>
      </w:r>
      <w:r>
        <w:rPr>
          <w:b/>
        </w:rPr>
        <w:t>接口</w:t>
      </w:r>
      <w:r w:rsidRPr="003D1E06">
        <w:rPr>
          <w:b/>
        </w:rPr>
        <w:t>与</w:t>
      </w:r>
      <w:r>
        <w:rPr>
          <w:rFonts w:hint="eastAsia"/>
          <w:b/>
        </w:rPr>
        <w:t>乐橙开放</w:t>
      </w:r>
      <w:r w:rsidRPr="003D1E06">
        <w:rPr>
          <w:b/>
        </w:rPr>
        <w:t>平台进行交互（主要是获取</w:t>
      </w:r>
      <w:r>
        <w:rPr>
          <w:rFonts w:hint="eastAsia"/>
          <w:b/>
        </w:rPr>
        <w:t>信息</w:t>
      </w:r>
      <w:r w:rsidRPr="003D1E06">
        <w:rPr>
          <w:b/>
        </w:rPr>
        <w:t>及一些设备操作），LCOpenSDK_Api::</w:t>
      </w:r>
      <w:r w:rsidR="00442270" w:rsidRPr="00442270">
        <w:rPr>
          <w:b/>
        </w:rPr>
        <w:t xml:space="preserve"> requestWithURL</w:t>
      </w:r>
      <w:r w:rsidRPr="003D1E06">
        <w:rPr>
          <w:b/>
        </w:rPr>
        <w:t>接口已经帮开发者封装好了</w:t>
      </w:r>
      <w:r>
        <w:rPr>
          <w:rFonts w:hint="eastAsia"/>
          <w:b/>
        </w:rPr>
        <w:t>乐橙</w:t>
      </w:r>
      <w:r w:rsidRPr="003D1E06">
        <w:rPr>
          <w:b/>
        </w:rPr>
        <w:t>开放平台Restful api的接口方法，开发者只需要传入相应的请求结构体即可调用该接口，请求结构体的具体介绍参见</w:t>
      </w:r>
      <w:hyperlink w:anchor="_附录一_LCOpenApi接口说明_1" w:history="1">
        <w:r w:rsidRPr="001673C0">
          <w:rPr>
            <w:rStyle w:val="ab"/>
            <w:b/>
          </w:rPr>
          <w:t>附录一</w:t>
        </w:r>
      </w:hyperlink>
      <w:r w:rsidRPr="003D1E06">
        <w:rPr>
          <w:b/>
        </w:rPr>
        <w:t>。</w:t>
      </w:r>
    </w:p>
    <w:p w:rsidR="001D0DD3" w:rsidRDefault="001D0DD3" w:rsidP="001D0DD3">
      <w:pPr>
        <w:ind w:firstLineChars="200" w:firstLine="420"/>
        <w:rPr>
          <w:b/>
          <w:sz w:val="28"/>
          <w:szCs w:val="28"/>
        </w:rPr>
      </w:pPr>
      <w:r w:rsidRPr="003D1E06">
        <w:rPr>
          <w:b/>
        </w:rPr>
        <w:t>以上是调用</w:t>
      </w:r>
      <w:r>
        <w:rPr>
          <w:rFonts w:hint="eastAsia"/>
          <w:b/>
        </w:rPr>
        <w:t>乐橙</w:t>
      </w:r>
      <w:r w:rsidRPr="003D1E06">
        <w:rPr>
          <w:b/>
        </w:rPr>
        <w:t>开放平台Restful api接口的一种方式，</w:t>
      </w:r>
      <w:r>
        <w:rPr>
          <w:rFonts w:hint="eastAsia"/>
          <w:b/>
        </w:rPr>
        <w:t>乐橙</w:t>
      </w:r>
      <w:r w:rsidRPr="003D1E06">
        <w:rPr>
          <w:b/>
        </w:rPr>
        <w:t>开放平台团队建议开发者采用另一种对接方式：开发者在后台去调用</w:t>
      </w:r>
      <w:r>
        <w:rPr>
          <w:rFonts w:hint="eastAsia"/>
          <w:b/>
        </w:rPr>
        <w:t>乐橙</w:t>
      </w:r>
      <w:r w:rsidRPr="003D1E06">
        <w:rPr>
          <w:b/>
        </w:rPr>
        <w:t>开放平台的Restful Api</w:t>
      </w:r>
      <w:r>
        <w:rPr>
          <w:b/>
        </w:rPr>
        <w:t>接口，然后将</w:t>
      </w:r>
      <w:r>
        <w:rPr>
          <w:rFonts w:hint="eastAsia"/>
          <w:b/>
        </w:rPr>
        <w:t>信息</w:t>
      </w:r>
      <w:r w:rsidRPr="003D1E06">
        <w:rPr>
          <w:b/>
        </w:rPr>
        <w:t>反馈给客户端。流程如下图所示：</w:t>
      </w:r>
    </w:p>
    <w:p w:rsidR="001D0DD3" w:rsidRDefault="001D0DD3" w:rsidP="001D0DD3">
      <w:pPr>
        <w:jc w:val="center"/>
        <w:rPr>
          <w:b/>
          <w:sz w:val="28"/>
          <w:szCs w:val="28"/>
        </w:rPr>
      </w:pPr>
      <w:r>
        <w:object w:dxaOrig="6840" w:dyaOrig="5070">
          <v:shape id="_x0000_i1026" type="#_x0000_t75" style="width:342pt;height:253.5pt" o:ole="">
            <v:imagedata r:id="rId16" o:title=""/>
          </v:shape>
          <o:OLEObject Type="Embed" ProgID="Visio.Drawing.11" ShapeID="_x0000_i1026" DrawAspect="Content" ObjectID="_1752578029" r:id="rId17"/>
        </w:object>
      </w:r>
    </w:p>
    <w:p w:rsidR="001D0DD3" w:rsidRPr="009F3C95" w:rsidRDefault="001D0DD3" w:rsidP="001D0DD3">
      <w:pPr>
        <w:ind w:firstLineChars="200" w:firstLine="420"/>
        <w:rPr>
          <w:b/>
        </w:rPr>
      </w:pPr>
      <w:r w:rsidRPr="009F3C95">
        <w:rPr>
          <w:b/>
        </w:rPr>
        <w:t>以上两种调用RestFul Api接口</w:t>
      </w:r>
      <w:r>
        <w:rPr>
          <w:b/>
        </w:rPr>
        <w:t>的方式，执行</w:t>
      </w:r>
      <w:r w:rsidRPr="009F3C95">
        <w:rPr>
          <w:b/>
        </w:rPr>
        <w:t>结果是一致的，开发者可根据自身实际需</w:t>
      </w:r>
      <w:r w:rsidRPr="009F3C95">
        <w:rPr>
          <w:b/>
        </w:rPr>
        <w:lastRenderedPageBreak/>
        <w:t>要，选择其中一种。</w:t>
      </w:r>
    </w:p>
    <w:p w:rsidR="001D0DD3" w:rsidRPr="00AE4BBD" w:rsidRDefault="001D0DD3" w:rsidP="001D0DD3">
      <w:pPr>
        <w:pStyle w:val="2"/>
      </w:pPr>
      <w:bookmarkStart w:id="268" w:name="_Toc130393503"/>
      <w:r w:rsidRPr="00AE4BBD">
        <w:rPr>
          <w:rFonts w:hint="eastAsia"/>
        </w:rPr>
        <w:t>设备添加</w:t>
      </w:r>
      <w:r w:rsidRPr="00AE4BBD">
        <w:rPr>
          <w:rFonts w:hint="eastAsia"/>
        </w:rPr>
        <w:t>&amp;</w:t>
      </w:r>
      <w:r w:rsidRPr="00AE4BBD">
        <w:rPr>
          <w:rFonts w:hint="eastAsia"/>
        </w:rPr>
        <w:t>删除</w:t>
      </w:r>
      <w:bookmarkEnd w:id="268"/>
    </w:p>
    <w:p w:rsidR="001D0DD3" w:rsidRDefault="001D0DD3" w:rsidP="001D0DD3">
      <w:pPr>
        <w:ind w:firstLineChars="200" w:firstLine="420"/>
        <w:rPr>
          <w:szCs w:val="21"/>
        </w:rPr>
      </w:pPr>
      <w:r w:rsidRPr="00A955AE">
        <w:rPr>
          <w:szCs w:val="21"/>
        </w:rPr>
        <w:t>设备添加的流程及涉及到的接口如下：</w:t>
      </w:r>
    </w:p>
    <w:p w:rsidR="001D0DD3" w:rsidRDefault="001D0DD3" w:rsidP="001D0DD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1、搜索设备初始化信息，</w:t>
      </w:r>
      <w:r w:rsidRPr="006469FE">
        <w:rPr>
          <w:szCs w:val="21"/>
        </w:rPr>
        <w:t>LCOpenSDK_DeviceInit</w:t>
      </w:r>
      <w:r w:rsidRPr="006469FE">
        <w:rPr>
          <w:rFonts w:hint="eastAsia"/>
          <w:szCs w:val="21"/>
        </w:rPr>
        <w:t>::</w:t>
      </w:r>
      <w:r w:rsidRPr="006469FE">
        <w:rPr>
          <w:szCs w:val="21"/>
        </w:rPr>
        <w:t xml:space="preserve"> searchDeviceInitInfo</w:t>
      </w:r>
      <w:r>
        <w:rPr>
          <w:rFonts w:hint="eastAsia"/>
          <w:szCs w:val="21"/>
        </w:rPr>
        <w:t>；</w:t>
      </w:r>
    </w:p>
    <w:p w:rsidR="001D0DD3" w:rsidRDefault="001D0DD3" w:rsidP="001D0DD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2.1、若设备支持初始化且未被初始化（</w:t>
      </w:r>
      <w:r w:rsidRPr="00381ECF">
        <w:rPr>
          <w:szCs w:val="21"/>
        </w:rPr>
        <w:t>LCOpenSDK_DeviceInit::DEVICE_INIT_INFO</w:t>
      </w:r>
      <w:r w:rsidRPr="00381ECF">
        <w:rPr>
          <w:rFonts w:hint="eastAsia"/>
          <w:szCs w:val="21"/>
        </w:rPr>
        <w:t>::</w:t>
      </w:r>
      <w:r w:rsidRPr="00381ECF">
        <w:rPr>
          <w:szCs w:val="21"/>
        </w:rPr>
        <w:t xml:space="preserve"> initStatus</w:t>
      </w:r>
      <w:r>
        <w:rPr>
          <w:rFonts w:hint="eastAsia"/>
          <w:szCs w:val="21"/>
        </w:rPr>
        <w:t>=1），调用</w:t>
      </w:r>
      <w:r w:rsidRPr="0004199E">
        <w:rPr>
          <w:szCs w:val="21"/>
        </w:rPr>
        <w:t>LCOpenSDK_DeviceInit:: initDevice</w:t>
      </w:r>
      <w:r>
        <w:rPr>
          <w:rFonts w:hint="eastAsia"/>
          <w:szCs w:val="21"/>
        </w:rPr>
        <w:t>初始化设备；</w:t>
      </w:r>
    </w:p>
    <w:p w:rsidR="001D0DD3" w:rsidRPr="0004199E" w:rsidRDefault="001D0DD3" w:rsidP="001D0DD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2.2、</w:t>
      </w:r>
      <w:r w:rsidRPr="00381ECF">
        <w:rPr>
          <w:szCs w:val="21"/>
        </w:rPr>
        <w:t>LCOpenSDK_DeviceInit::DEVICE_INIT_INFO</w:t>
      </w:r>
      <w:r w:rsidRPr="00381ECF">
        <w:rPr>
          <w:rFonts w:hint="eastAsia"/>
          <w:szCs w:val="21"/>
        </w:rPr>
        <w:t>::</w:t>
      </w:r>
      <w:r w:rsidRPr="00381ECF">
        <w:rPr>
          <w:szCs w:val="21"/>
        </w:rPr>
        <w:t>initStatus</w:t>
      </w:r>
      <w:r>
        <w:rPr>
          <w:rFonts w:hint="eastAsia"/>
          <w:szCs w:val="21"/>
        </w:rPr>
        <w:t>=2代表设备支持初始化且已被初始化，</w:t>
      </w:r>
      <w:r w:rsidRPr="00381ECF">
        <w:rPr>
          <w:szCs w:val="21"/>
        </w:rPr>
        <w:t>LCOpenSDK_DeviceInit::DEVICE_INIT_INFO</w:t>
      </w:r>
      <w:r w:rsidRPr="00381ECF">
        <w:rPr>
          <w:rFonts w:hint="eastAsia"/>
          <w:szCs w:val="21"/>
        </w:rPr>
        <w:t>::</w:t>
      </w:r>
      <w:r w:rsidRPr="00381ECF">
        <w:rPr>
          <w:szCs w:val="21"/>
        </w:rPr>
        <w:t xml:space="preserve"> initStatus</w:t>
      </w:r>
      <w:r>
        <w:rPr>
          <w:rFonts w:hint="eastAsia"/>
          <w:szCs w:val="21"/>
        </w:rPr>
        <w:t>=0代表设备不支持初始化；</w:t>
      </w:r>
    </w:p>
    <w:p w:rsidR="001D0DD3" w:rsidRPr="00A955AE" w:rsidRDefault="001D0DD3" w:rsidP="001D0DD3">
      <w:pPr>
        <w:ind w:firstLineChars="200" w:firstLine="420"/>
        <w:rPr>
          <w:rFonts w:eastAsia="新宋体"/>
          <w:noProof/>
          <w:color w:val="010001"/>
          <w:kern w:val="0"/>
          <w:szCs w:val="21"/>
        </w:rPr>
      </w:pPr>
      <w:r>
        <w:rPr>
          <w:rFonts w:eastAsia="新宋体" w:hint="eastAsia"/>
          <w:noProof/>
          <w:color w:val="010001"/>
          <w:kern w:val="0"/>
          <w:szCs w:val="21"/>
        </w:rPr>
        <w:t>3</w:t>
      </w:r>
      <w:r w:rsidRPr="00A955AE">
        <w:rPr>
          <w:rFonts w:eastAsia="新宋体"/>
          <w:noProof/>
          <w:color w:val="010001"/>
          <w:kern w:val="0"/>
          <w:szCs w:val="21"/>
        </w:rPr>
        <w:t>、</w:t>
      </w:r>
      <w:r w:rsidRPr="00A955AE">
        <w:rPr>
          <w:szCs w:val="21"/>
        </w:rPr>
        <w:t>检查设备是否已绑定，LCOpenSDK_Api::request接口（</w:t>
      </w:r>
      <w:hyperlink w:anchor="_LCOpenApi.CheckDeviceBindOrNot" w:history="1">
        <w:r w:rsidRPr="00F51717">
          <w:rPr>
            <w:rStyle w:val="ab"/>
            <w:szCs w:val="21"/>
          </w:rPr>
          <w:t>CheckDeviceBindOrNot</w:t>
        </w:r>
      </w:hyperlink>
      <w:r w:rsidRPr="00A955AE">
        <w:rPr>
          <w:rFonts w:eastAsia="新宋体"/>
          <w:noProof/>
          <w:color w:val="010001"/>
          <w:kern w:val="0"/>
          <w:szCs w:val="21"/>
        </w:rPr>
        <w:t>请求）；</w:t>
      </w:r>
    </w:p>
    <w:p w:rsidR="001D0DD3" w:rsidRPr="00A955AE" w:rsidRDefault="001D0DD3" w:rsidP="001D0DD3">
      <w:pPr>
        <w:ind w:firstLineChars="200" w:firstLine="420"/>
        <w:rPr>
          <w:rFonts w:eastAsia="新宋体"/>
          <w:noProof/>
          <w:color w:val="010001"/>
          <w:kern w:val="0"/>
          <w:szCs w:val="21"/>
        </w:rPr>
      </w:pPr>
      <w:r>
        <w:rPr>
          <w:rFonts w:eastAsia="新宋体" w:hint="eastAsia"/>
          <w:noProof/>
          <w:color w:val="010001"/>
          <w:kern w:val="0"/>
          <w:szCs w:val="21"/>
        </w:rPr>
        <w:t>4</w:t>
      </w:r>
      <w:r w:rsidRPr="00A955AE">
        <w:rPr>
          <w:rFonts w:eastAsia="新宋体"/>
          <w:noProof/>
          <w:color w:val="010001"/>
          <w:kern w:val="0"/>
          <w:szCs w:val="21"/>
        </w:rPr>
        <w:t>、</w:t>
      </w:r>
      <w:r w:rsidRPr="00A955AE">
        <w:rPr>
          <w:szCs w:val="21"/>
        </w:rPr>
        <w:t>检查设备是否在线，LCOpenSDK_Api::request接口（</w:t>
      </w:r>
      <w:hyperlink w:anchor="_LCOpenApi.DeviceOnline" w:history="1">
        <w:r w:rsidRPr="00F51717">
          <w:rPr>
            <w:rStyle w:val="ab"/>
            <w:szCs w:val="21"/>
          </w:rPr>
          <w:t>DeviceOnline</w:t>
        </w:r>
      </w:hyperlink>
      <w:r w:rsidRPr="00A955AE">
        <w:rPr>
          <w:rFonts w:eastAsia="新宋体"/>
          <w:noProof/>
          <w:color w:val="010001"/>
          <w:kern w:val="0"/>
          <w:szCs w:val="21"/>
        </w:rPr>
        <w:t>请求）；</w:t>
      </w:r>
    </w:p>
    <w:p w:rsidR="001D0DD3" w:rsidRPr="00A955AE" w:rsidRDefault="001D0DD3" w:rsidP="001D0DD3">
      <w:pPr>
        <w:ind w:firstLineChars="200" w:firstLine="420"/>
        <w:rPr>
          <w:rFonts w:eastAsia="新宋体"/>
          <w:noProof/>
          <w:color w:val="010001"/>
          <w:kern w:val="0"/>
          <w:szCs w:val="21"/>
        </w:rPr>
      </w:pPr>
      <w:r>
        <w:rPr>
          <w:rFonts w:eastAsia="新宋体" w:hint="eastAsia"/>
          <w:noProof/>
          <w:color w:val="010001"/>
          <w:kern w:val="0"/>
          <w:szCs w:val="21"/>
        </w:rPr>
        <w:t>5</w:t>
      </w:r>
      <w:r w:rsidRPr="00A955AE">
        <w:rPr>
          <w:rFonts w:eastAsia="新宋体"/>
          <w:noProof/>
          <w:color w:val="010001"/>
          <w:kern w:val="0"/>
          <w:szCs w:val="21"/>
        </w:rPr>
        <w:t>、绑定设备，</w:t>
      </w:r>
      <w:r w:rsidRPr="00A955AE">
        <w:rPr>
          <w:szCs w:val="21"/>
        </w:rPr>
        <w:t>LCOpenSDK_Api::request接口（</w:t>
      </w:r>
      <w:hyperlink w:anchor="_LCOpenApi.BindDevice" w:history="1">
        <w:r w:rsidRPr="00F51717">
          <w:rPr>
            <w:rStyle w:val="ab"/>
            <w:szCs w:val="21"/>
          </w:rPr>
          <w:t>BindDevice</w:t>
        </w:r>
      </w:hyperlink>
      <w:r w:rsidRPr="00A955AE">
        <w:rPr>
          <w:rFonts w:eastAsia="新宋体"/>
          <w:noProof/>
          <w:color w:val="010001"/>
          <w:kern w:val="0"/>
          <w:szCs w:val="21"/>
        </w:rPr>
        <w:t>请求）。</w:t>
      </w:r>
    </w:p>
    <w:p w:rsidR="001D0DD3" w:rsidRPr="00A955AE" w:rsidRDefault="001D0DD3" w:rsidP="001D0DD3">
      <w:pPr>
        <w:ind w:firstLineChars="200" w:firstLine="420"/>
        <w:rPr>
          <w:rFonts w:eastAsia="新宋体"/>
          <w:noProof/>
          <w:color w:val="010001"/>
          <w:kern w:val="0"/>
          <w:szCs w:val="21"/>
        </w:rPr>
      </w:pPr>
      <w:r w:rsidRPr="00A955AE">
        <w:rPr>
          <w:rFonts w:eastAsia="新宋体" w:hint="eastAsia"/>
          <w:noProof/>
          <w:color w:val="010001"/>
          <w:kern w:val="0"/>
          <w:szCs w:val="21"/>
        </w:rPr>
        <w:t>注：添加设备前</w:t>
      </w:r>
      <w:r w:rsidRPr="00A955AE">
        <w:rPr>
          <w:rFonts w:hint="eastAsia"/>
          <w:szCs w:val="21"/>
        </w:rPr>
        <w:t>请确保设备已正常联网（设备指示灯显示网络连接成功）。</w:t>
      </w:r>
    </w:p>
    <w:p w:rsidR="001D0DD3" w:rsidRPr="00A955AE" w:rsidRDefault="001D0DD3" w:rsidP="001D0DD3">
      <w:pPr>
        <w:ind w:firstLineChars="200" w:firstLine="420"/>
        <w:rPr>
          <w:rFonts w:eastAsia="新宋体"/>
          <w:noProof/>
          <w:color w:val="010001"/>
          <w:kern w:val="0"/>
          <w:szCs w:val="21"/>
        </w:rPr>
      </w:pPr>
    </w:p>
    <w:p w:rsidR="001D0DD3" w:rsidRPr="00A955AE" w:rsidRDefault="001D0DD3" w:rsidP="001D0DD3">
      <w:pPr>
        <w:ind w:firstLineChars="200" w:firstLine="420"/>
        <w:rPr>
          <w:rFonts w:ascii="新宋体" w:eastAsia="新宋体" w:hAnsi="Times New Roman"/>
          <w:noProof/>
          <w:color w:val="010001"/>
          <w:kern w:val="0"/>
          <w:szCs w:val="21"/>
        </w:rPr>
      </w:pPr>
      <w:r w:rsidRPr="00A955AE">
        <w:rPr>
          <w:rFonts w:eastAsia="新宋体"/>
          <w:noProof/>
          <w:color w:val="010001"/>
          <w:kern w:val="0"/>
          <w:szCs w:val="21"/>
        </w:rPr>
        <w:t>删除设备调用</w:t>
      </w:r>
      <w:r w:rsidRPr="00A955AE">
        <w:rPr>
          <w:szCs w:val="21"/>
        </w:rPr>
        <w:t>LCOpenSDK_Api::request接口（</w:t>
      </w:r>
      <w:hyperlink w:anchor="_LCOpenApi.UnBindDevice" w:history="1">
        <w:r w:rsidRPr="0052031B">
          <w:rPr>
            <w:rStyle w:val="ab"/>
            <w:szCs w:val="21"/>
          </w:rPr>
          <w:t>UnBindDevice</w:t>
        </w:r>
      </w:hyperlink>
      <w:r w:rsidRPr="00A955AE">
        <w:rPr>
          <w:szCs w:val="21"/>
        </w:rPr>
        <w:t>请</w:t>
      </w:r>
      <w:r w:rsidRPr="00A955AE">
        <w:rPr>
          <w:rFonts w:eastAsia="新宋体"/>
          <w:noProof/>
          <w:color w:val="010001"/>
          <w:kern w:val="0"/>
          <w:szCs w:val="21"/>
        </w:rPr>
        <w:t>求）即可。</w:t>
      </w:r>
    </w:p>
    <w:p w:rsidR="001D0DD3" w:rsidRDefault="001D0DD3" w:rsidP="001D0DD3">
      <w:pPr>
        <w:pStyle w:val="2"/>
        <w:rPr>
          <w:noProof/>
        </w:rPr>
      </w:pPr>
      <w:bookmarkStart w:id="269" w:name="_Toc130393504"/>
      <w:r>
        <w:rPr>
          <w:rFonts w:hint="eastAsia"/>
          <w:noProof/>
        </w:rPr>
        <w:t>实时预览</w:t>
      </w:r>
      <w:bookmarkEnd w:id="269"/>
    </w:p>
    <w:p w:rsidR="001D0DD3" w:rsidRPr="00CD1F90" w:rsidRDefault="001D0DD3" w:rsidP="001D0DD3">
      <w:pPr>
        <w:ind w:firstLineChars="200" w:firstLine="420"/>
        <w:rPr>
          <w:rFonts w:ascii="新宋体" w:eastAsia="新宋体" w:hAnsi="Times New Roman"/>
          <w:noProof/>
          <w:color w:val="010001"/>
          <w:kern w:val="0"/>
          <w:szCs w:val="21"/>
        </w:rPr>
      </w:pPr>
      <w:r w:rsidRPr="00CD1F90">
        <w:rPr>
          <w:rFonts w:ascii="新宋体" w:eastAsia="新宋体" w:hAnsi="Times New Roman" w:hint="eastAsia"/>
          <w:noProof/>
          <w:color w:val="010001"/>
          <w:kern w:val="0"/>
          <w:szCs w:val="21"/>
        </w:rPr>
        <w:t>实时预览的时序图如下所示，具体实现请参见</w:t>
      </w:r>
      <w:r w:rsidRPr="00CD1F90">
        <w:rPr>
          <w:rFonts w:hint="eastAsia"/>
          <w:szCs w:val="21"/>
        </w:rPr>
        <w:t>Demo</w:t>
      </w:r>
      <w:r w:rsidRPr="00CD1F90">
        <w:rPr>
          <w:rFonts w:ascii="新宋体" w:eastAsia="新宋体" w:hAnsi="Times New Roman" w:hint="eastAsia"/>
          <w:noProof/>
          <w:color w:val="010001"/>
          <w:kern w:val="0"/>
          <w:szCs w:val="21"/>
        </w:rPr>
        <w:t>源代码，涉及到的</w:t>
      </w:r>
      <w:r w:rsidRPr="00CD1F90">
        <w:rPr>
          <w:rFonts w:hint="eastAsia"/>
          <w:szCs w:val="21"/>
        </w:rPr>
        <w:t>接口请参见</w:t>
      </w:r>
      <w:hyperlink w:anchor="_LCOpenSDK_VideoPlay_1" w:history="1">
        <w:r w:rsidRPr="00CE177F">
          <w:rPr>
            <w:rStyle w:val="ab"/>
            <w:rFonts w:hint="eastAsia"/>
          </w:rPr>
          <w:t>LCOpenSDK_VideoPlay</w:t>
        </w:r>
      </w:hyperlink>
      <w:r w:rsidRPr="00CD1F90">
        <w:rPr>
          <w:rFonts w:hint="eastAsia"/>
          <w:szCs w:val="21"/>
        </w:rPr>
        <w:t>。</w:t>
      </w:r>
    </w:p>
    <w:p w:rsidR="001D0DD3" w:rsidRDefault="001D0DD3" w:rsidP="001D0DD3">
      <w:pPr>
        <w:ind w:firstLineChars="200" w:firstLine="420"/>
        <w:jc w:val="center"/>
        <w:rPr>
          <w:ins w:id="270" w:author="Comparison" w:date="2023-07-28T14:44:00Z"/>
        </w:rPr>
      </w:pPr>
      <w:ins w:id="271" w:author="Comparison" w:date="2023-07-28T14:44:00Z">
        <w:r>
          <w:object w:dxaOrig="9167" w:dyaOrig="6228" w14:anchorId="4661E133">
            <v:shape id="_x0000_i1027" type="#_x0000_t75" style="width:415.5pt;height:282.75pt" o:ole="">
              <v:imagedata r:id="rId18" o:title=""/>
            </v:shape>
            <o:OLEObject Type="Embed" ProgID="Visio.Drawing.11" ShapeID="_x0000_i1027" DrawAspect="Content" ObjectID="_1752578030" r:id="rId19"/>
          </w:object>
        </w:r>
      </w:ins>
    </w:p>
    <w:p w:rsidR="001D0DD3" w:rsidRDefault="001D0DD3" w:rsidP="001D0DD3">
      <w:pPr>
        <w:ind w:firstLineChars="200" w:firstLine="420"/>
        <w:jc w:val="center"/>
        <w:rPr>
          <w:del w:id="272" w:author="Comparison" w:date="2023-07-28T14:44:00Z"/>
        </w:rPr>
      </w:pPr>
      <w:del w:id="273" w:author="Comparison" w:date="2023-07-28T14:44:00Z">
        <w:r>
          <w:object w:dxaOrig="9167" w:dyaOrig="6228">
            <v:shape id="_x0000_i1028" type="#_x0000_t75" style="width:415.5pt;height:282.75pt" o:ole="">
              <v:imagedata r:id="rId18" o:title=""/>
            </v:shape>
            <o:OLEObject Type="Embed" ProgID="Visio.Drawing.11" ShapeID="_x0000_i1028" DrawAspect="Content" ObjectID="_1752578031" r:id="rId20"/>
          </w:object>
        </w:r>
      </w:del>
    </w:p>
    <w:p w:rsidR="001D0DD3" w:rsidRDefault="001D0DD3" w:rsidP="001D0DD3">
      <w:pPr>
        <w:pStyle w:val="2"/>
      </w:pPr>
      <w:bookmarkStart w:id="274" w:name="_Toc130393505"/>
      <w:r>
        <w:rPr>
          <w:rFonts w:hint="eastAsia"/>
        </w:rPr>
        <w:t>语音对讲</w:t>
      </w:r>
      <w:bookmarkEnd w:id="274"/>
    </w:p>
    <w:p w:rsidR="001D0DD3" w:rsidRPr="00592A26" w:rsidRDefault="001D0DD3" w:rsidP="001D0DD3">
      <w:pPr>
        <w:ind w:firstLineChars="200" w:firstLine="420"/>
        <w:rPr>
          <w:rFonts w:eastAsia="新宋体"/>
          <w:noProof/>
          <w:color w:val="010001"/>
          <w:kern w:val="0"/>
          <w:szCs w:val="21"/>
        </w:rPr>
      </w:pPr>
      <w:r w:rsidRPr="00592A26">
        <w:rPr>
          <w:rFonts w:eastAsia="新宋体"/>
          <w:noProof/>
          <w:color w:val="010001"/>
          <w:kern w:val="0"/>
          <w:szCs w:val="21"/>
        </w:rPr>
        <w:t>语音对讲的时序图如下所示，具体实现请参见</w:t>
      </w:r>
      <w:r w:rsidRPr="00592A26">
        <w:rPr>
          <w:szCs w:val="21"/>
        </w:rPr>
        <w:t>Demo</w:t>
      </w:r>
      <w:r w:rsidRPr="00592A26">
        <w:rPr>
          <w:rFonts w:eastAsia="新宋体"/>
          <w:noProof/>
          <w:color w:val="010001"/>
          <w:kern w:val="0"/>
          <w:szCs w:val="21"/>
        </w:rPr>
        <w:t>源代码，涉及到的</w:t>
      </w:r>
      <w:r w:rsidRPr="00592A26">
        <w:rPr>
          <w:szCs w:val="21"/>
        </w:rPr>
        <w:t>接口请参见</w:t>
      </w:r>
      <w:hyperlink w:anchor="_LCOpenSDK_AudioTalk" w:history="1">
        <w:r w:rsidRPr="00BB47E7">
          <w:rPr>
            <w:rStyle w:val="ab"/>
            <w:rFonts w:hint="eastAsia"/>
          </w:rPr>
          <w:t>LCOpenSDK_AudioTalk</w:t>
        </w:r>
      </w:hyperlink>
      <w:r w:rsidRPr="00592A26">
        <w:rPr>
          <w:szCs w:val="21"/>
        </w:rPr>
        <w:t>。</w:t>
      </w:r>
    </w:p>
    <w:p w:rsidR="001D0DD3" w:rsidRDefault="001D0DD3" w:rsidP="001D0DD3">
      <w:pPr>
        <w:ind w:firstLineChars="200" w:firstLine="420"/>
        <w:jc w:val="center"/>
        <w:rPr>
          <w:ins w:id="275" w:author="Comparison" w:date="2023-07-28T14:44:00Z"/>
        </w:rPr>
      </w:pPr>
      <w:ins w:id="276" w:author="Comparison" w:date="2023-07-28T14:44:00Z">
        <w:r>
          <w:object w:dxaOrig="9167" w:dyaOrig="6228" w14:anchorId="5FBBFEE5">
            <v:shape id="_x0000_i1029" type="#_x0000_t75" style="width:415.5pt;height:282.75pt" o:ole="">
              <v:imagedata r:id="rId21" o:title=""/>
            </v:shape>
            <o:OLEObject Type="Embed" ProgID="Visio.Drawing.11" ShapeID="_x0000_i1029" DrawAspect="Content" ObjectID="_1752578032" r:id="rId22"/>
          </w:object>
        </w:r>
      </w:ins>
    </w:p>
    <w:p w:rsidR="001D0DD3" w:rsidRDefault="001D0DD3" w:rsidP="001D0DD3">
      <w:pPr>
        <w:ind w:firstLineChars="200" w:firstLine="420"/>
        <w:jc w:val="center"/>
        <w:rPr>
          <w:del w:id="277" w:author="Comparison" w:date="2023-07-28T14:44:00Z"/>
        </w:rPr>
      </w:pPr>
      <w:del w:id="278" w:author="Comparison" w:date="2023-07-28T14:44:00Z">
        <w:r>
          <w:object w:dxaOrig="9167" w:dyaOrig="6228">
            <v:shape id="_x0000_i1030" type="#_x0000_t75" style="width:415.5pt;height:282.75pt" o:ole="">
              <v:imagedata r:id="rId21" o:title=""/>
            </v:shape>
            <o:OLEObject Type="Embed" ProgID="Visio.Drawing.11" ShapeID="_x0000_i1030" DrawAspect="Content" ObjectID="_1752578033" r:id="rId23"/>
          </w:object>
        </w:r>
      </w:del>
    </w:p>
    <w:p w:rsidR="001D0DD3" w:rsidRPr="00DA3A36" w:rsidRDefault="001D0DD3" w:rsidP="001D0DD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LCOpenSDK</w:t>
      </w:r>
      <w:r w:rsidRPr="00DA3A36">
        <w:rPr>
          <w:szCs w:val="21"/>
        </w:rPr>
        <w:t>中</w:t>
      </w:r>
      <w:r>
        <w:rPr>
          <w:rFonts w:hint="eastAsia"/>
          <w:szCs w:val="21"/>
        </w:rPr>
        <w:t>设置的</w:t>
      </w:r>
      <w:r>
        <w:rPr>
          <w:szCs w:val="21"/>
        </w:rPr>
        <w:t>音频采样参数</w:t>
      </w:r>
      <w:r w:rsidRPr="00DA3A36">
        <w:rPr>
          <w:szCs w:val="21"/>
        </w:rPr>
        <w:t>如下：</w:t>
      </w:r>
    </w:p>
    <w:p w:rsidR="001D0DD3" w:rsidRPr="00DA3A36" w:rsidRDefault="001D0DD3" w:rsidP="001D0DD3">
      <w:pPr>
        <w:ind w:firstLineChars="200" w:firstLine="420"/>
        <w:rPr>
          <w:noProof/>
          <w:color w:val="010001"/>
          <w:kern w:val="0"/>
          <w:szCs w:val="21"/>
        </w:rPr>
      </w:pPr>
      <w:r w:rsidRPr="00DA3A36">
        <w:rPr>
          <w:noProof/>
          <w:color w:val="010001"/>
          <w:kern w:val="0"/>
          <w:szCs w:val="21"/>
        </w:rPr>
        <w:t>采样率：8000</w:t>
      </w:r>
    </w:p>
    <w:p w:rsidR="001D0DD3" w:rsidRPr="00DA3A36" w:rsidRDefault="001D0DD3" w:rsidP="001D0DD3">
      <w:pPr>
        <w:ind w:firstLineChars="200" w:firstLine="420"/>
        <w:rPr>
          <w:noProof/>
          <w:color w:val="010001"/>
          <w:kern w:val="0"/>
          <w:szCs w:val="21"/>
        </w:rPr>
      </w:pPr>
      <w:r w:rsidRPr="00DA3A36">
        <w:rPr>
          <w:noProof/>
          <w:color w:val="010001"/>
          <w:kern w:val="0"/>
          <w:szCs w:val="21"/>
        </w:rPr>
        <w:t>采样位数：16bit</w:t>
      </w:r>
    </w:p>
    <w:p w:rsidR="001D0DD3" w:rsidRPr="00DA3A36" w:rsidRDefault="001D0DD3" w:rsidP="001D0DD3">
      <w:pPr>
        <w:ind w:firstLineChars="200" w:firstLine="420"/>
        <w:rPr>
          <w:noProof/>
          <w:color w:val="010001"/>
          <w:kern w:val="0"/>
          <w:szCs w:val="21"/>
        </w:rPr>
      </w:pPr>
      <w:r w:rsidRPr="00DA3A36">
        <w:rPr>
          <w:noProof/>
          <w:color w:val="010001"/>
          <w:kern w:val="0"/>
          <w:szCs w:val="21"/>
        </w:rPr>
        <w:t>编码类型：G711A</w:t>
      </w:r>
    </w:p>
    <w:p w:rsidR="001D0DD3" w:rsidRDefault="001D0DD3" w:rsidP="001D0DD3">
      <w:pPr>
        <w:pStyle w:val="2"/>
        <w:rPr>
          <w:noProof/>
        </w:rPr>
      </w:pPr>
      <w:bookmarkStart w:id="279" w:name="_Toc130393506"/>
      <w:r>
        <w:rPr>
          <w:rFonts w:hint="eastAsia"/>
          <w:noProof/>
        </w:rPr>
        <w:t>设备录像查询</w:t>
      </w:r>
      <w:r>
        <w:rPr>
          <w:rFonts w:hint="eastAsia"/>
          <w:noProof/>
        </w:rPr>
        <w:t>&amp;</w:t>
      </w:r>
      <w:r>
        <w:rPr>
          <w:rFonts w:hint="eastAsia"/>
          <w:noProof/>
        </w:rPr>
        <w:t>回放</w:t>
      </w:r>
      <w:r>
        <w:rPr>
          <w:rFonts w:hint="eastAsia"/>
          <w:noProof/>
        </w:rPr>
        <w:t>&amp;</w:t>
      </w:r>
      <w:r>
        <w:rPr>
          <w:rFonts w:hint="eastAsia"/>
          <w:noProof/>
        </w:rPr>
        <w:t>下载</w:t>
      </w:r>
      <w:bookmarkEnd w:id="279"/>
    </w:p>
    <w:p w:rsidR="001D0DD3" w:rsidRPr="00BC0E82" w:rsidRDefault="001D0DD3" w:rsidP="001D0DD3">
      <w:pPr>
        <w:ind w:firstLineChars="200" w:firstLine="420"/>
        <w:rPr>
          <w:b/>
          <w:szCs w:val="21"/>
        </w:rPr>
      </w:pPr>
      <w:r w:rsidRPr="00BC0E82">
        <w:rPr>
          <w:rFonts w:ascii="新宋体" w:eastAsia="新宋体" w:hAnsi="Times New Roman" w:hint="eastAsia"/>
          <w:noProof/>
          <w:color w:val="010001"/>
          <w:kern w:val="0"/>
          <w:szCs w:val="21"/>
        </w:rPr>
        <w:t>设备录像查询需调用</w:t>
      </w:r>
      <w:r w:rsidRPr="00BC0E82">
        <w:rPr>
          <w:rFonts w:hint="eastAsia"/>
          <w:szCs w:val="21"/>
        </w:rPr>
        <w:t>LCOpenSDK_Api::request（</w:t>
      </w:r>
      <w:hyperlink w:anchor="_LCOpenApi.QueryLocalRecords" w:history="1">
        <w:r w:rsidRPr="00AC0E3A">
          <w:rPr>
            <w:rStyle w:val="ab"/>
            <w:szCs w:val="21"/>
          </w:rPr>
          <w:t>Query</w:t>
        </w:r>
        <w:r w:rsidRPr="00AC0E3A">
          <w:rPr>
            <w:rStyle w:val="ab"/>
            <w:rFonts w:hint="eastAsia"/>
            <w:szCs w:val="21"/>
          </w:rPr>
          <w:t>Local</w:t>
        </w:r>
        <w:r w:rsidRPr="00AC0E3A">
          <w:rPr>
            <w:rStyle w:val="ab"/>
            <w:szCs w:val="21"/>
          </w:rPr>
          <w:t>Records</w:t>
        </w:r>
      </w:hyperlink>
      <w:r w:rsidRPr="00BC0E82">
        <w:rPr>
          <w:rFonts w:hint="eastAsia"/>
          <w:szCs w:val="21"/>
        </w:rPr>
        <w:t>请求）接口，具体使用方法请参见Demo。</w:t>
      </w:r>
      <w:r w:rsidRPr="00BC0E82">
        <w:rPr>
          <w:rFonts w:hint="eastAsia"/>
          <w:b/>
          <w:szCs w:val="21"/>
        </w:rPr>
        <w:t>注：设备录像查询只能以天为单位，即查询的开始时间与结束时间不能跨天，否则容易产生查询超时错误；查询设备录像调用LCOpenSDK_Api::request接口的超时时间建议设为</w:t>
      </w:r>
      <w:r w:rsidRPr="00BC0E82">
        <w:rPr>
          <w:b/>
          <w:szCs w:val="21"/>
        </w:rPr>
        <w:t>60s</w:t>
      </w:r>
      <w:r w:rsidRPr="00BC0E82">
        <w:rPr>
          <w:rFonts w:hint="eastAsia"/>
          <w:b/>
          <w:szCs w:val="21"/>
        </w:rPr>
        <w:t>。</w:t>
      </w:r>
    </w:p>
    <w:p w:rsidR="001D0DD3" w:rsidRPr="00BC0E82" w:rsidRDefault="001D0DD3" w:rsidP="001D0DD3">
      <w:pPr>
        <w:ind w:firstLineChars="200" w:firstLine="420"/>
        <w:rPr>
          <w:szCs w:val="21"/>
        </w:rPr>
      </w:pPr>
      <w:r w:rsidRPr="00BC0E82">
        <w:rPr>
          <w:rFonts w:hint="eastAsia"/>
          <w:szCs w:val="21"/>
        </w:rPr>
        <w:t>设备录像查询&amp;回放的时序图如下所示：</w:t>
      </w:r>
    </w:p>
    <w:p w:rsidR="001D0DD3" w:rsidRDefault="001D0DD3" w:rsidP="001D0DD3">
      <w:pPr>
        <w:ind w:firstLineChars="200" w:firstLine="420"/>
        <w:jc w:val="center"/>
      </w:pPr>
      <w:r>
        <w:object w:dxaOrig="12032" w:dyaOrig="7954">
          <v:shape id="_x0000_i1031" type="#_x0000_t75" style="width:414.75pt;height:273pt" o:ole="">
            <v:imagedata r:id="rId24" o:title=""/>
          </v:shape>
          <o:OLEObject Type="Embed" ProgID="Visio.Drawing.11" ShapeID="_x0000_i1031" DrawAspect="Content" ObjectID="_1752578034" r:id="rId25"/>
        </w:object>
      </w:r>
    </w:p>
    <w:p w:rsidR="001D0DD3" w:rsidRPr="00FF190F" w:rsidRDefault="001D0DD3" w:rsidP="001D0DD3">
      <w:pPr>
        <w:ind w:firstLineChars="200" w:firstLine="420"/>
      </w:pPr>
      <w:r w:rsidRPr="004313AB">
        <w:rPr>
          <w:rFonts w:ascii="新宋体" w:eastAsia="新宋体" w:hAnsi="Times New Roman" w:hint="eastAsia"/>
          <w:noProof/>
          <w:color w:val="010001"/>
          <w:kern w:val="0"/>
          <w:szCs w:val="21"/>
        </w:rPr>
        <w:t>查询到</w:t>
      </w:r>
      <w:r>
        <w:rPr>
          <w:rFonts w:ascii="新宋体" w:eastAsia="新宋体" w:hAnsi="Times New Roman" w:hint="eastAsia"/>
          <w:noProof/>
          <w:color w:val="010001"/>
          <w:kern w:val="0"/>
          <w:szCs w:val="21"/>
        </w:rPr>
        <w:t>设备</w:t>
      </w:r>
      <w:r w:rsidRPr="004313AB">
        <w:rPr>
          <w:rFonts w:ascii="新宋体" w:eastAsia="新宋体" w:hAnsi="Times New Roman" w:hint="eastAsia"/>
          <w:noProof/>
          <w:color w:val="010001"/>
          <w:kern w:val="0"/>
          <w:szCs w:val="21"/>
        </w:rPr>
        <w:t>录像之后</w:t>
      </w:r>
      <w:r>
        <w:rPr>
          <w:rFonts w:ascii="新宋体" w:eastAsia="新宋体" w:hAnsi="Times New Roman" w:hint="eastAsia"/>
          <w:noProof/>
          <w:color w:val="010001"/>
          <w:kern w:val="0"/>
          <w:szCs w:val="21"/>
        </w:rPr>
        <w:t>，调用</w:t>
      </w:r>
      <w:hyperlink w:anchor="_LCOpenSDK_Download" w:history="1">
        <w:r w:rsidRPr="00AE77FB">
          <w:rPr>
            <w:rStyle w:val="ab"/>
            <w:rFonts w:eastAsia="新宋体" w:hint="eastAsia"/>
            <w:noProof/>
            <w:kern w:val="0"/>
            <w:szCs w:val="21"/>
          </w:rPr>
          <w:t>LCOpenSDK_Download</w:t>
        </w:r>
      </w:hyperlink>
      <w:r>
        <w:rPr>
          <w:rFonts w:ascii="新宋体" w:eastAsia="新宋体" w:hAnsi="Times New Roman" w:hint="eastAsia"/>
          <w:noProof/>
          <w:color w:val="010001"/>
          <w:kern w:val="0"/>
          <w:szCs w:val="21"/>
        </w:rPr>
        <w:t>类接口即可下载设备录像，要接收下载过程中的状态回调须设置</w:t>
      </w:r>
      <w:hyperlink w:anchor="_LCOpenSDK_DownloadListener" w:history="1">
        <w:r w:rsidRPr="00CE19AE">
          <w:rPr>
            <w:rStyle w:val="ab"/>
            <w:rFonts w:eastAsia="新宋体" w:hint="eastAsia"/>
            <w:noProof/>
            <w:kern w:val="0"/>
            <w:szCs w:val="21"/>
          </w:rPr>
          <w:t>LCOpenSDK_DownloadListener</w:t>
        </w:r>
      </w:hyperlink>
      <w:r>
        <w:rPr>
          <w:rFonts w:eastAsia="新宋体" w:hint="eastAsia"/>
          <w:noProof/>
          <w:color w:val="010001"/>
          <w:kern w:val="0"/>
          <w:szCs w:val="21"/>
        </w:rPr>
        <w:t>监听，具体实现可参见</w:t>
      </w:r>
      <w:r>
        <w:rPr>
          <w:rFonts w:eastAsia="新宋体" w:hint="eastAsia"/>
          <w:noProof/>
          <w:color w:val="010001"/>
          <w:kern w:val="0"/>
          <w:szCs w:val="21"/>
        </w:rPr>
        <w:t>Demo</w:t>
      </w:r>
      <w:r>
        <w:rPr>
          <w:rFonts w:eastAsia="新宋体" w:hint="eastAsia"/>
          <w:noProof/>
          <w:color w:val="010001"/>
          <w:kern w:val="0"/>
          <w:szCs w:val="21"/>
        </w:rPr>
        <w:t>。</w:t>
      </w:r>
    </w:p>
    <w:p w:rsidR="001D0DD3" w:rsidRDefault="001D0DD3" w:rsidP="001D0DD3">
      <w:pPr>
        <w:pStyle w:val="2"/>
        <w:rPr>
          <w:noProof/>
        </w:rPr>
      </w:pPr>
      <w:bookmarkStart w:id="280" w:name="_Toc130393507"/>
      <w:r>
        <w:rPr>
          <w:rFonts w:hint="eastAsia"/>
          <w:noProof/>
        </w:rPr>
        <w:t>云录像查询</w:t>
      </w:r>
      <w:r>
        <w:rPr>
          <w:rFonts w:hint="eastAsia"/>
          <w:noProof/>
        </w:rPr>
        <w:t>&amp;</w:t>
      </w:r>
      <w:r>
        <w:rPr>
          <w:rFonts w:hint="eastAsia"/>
          <w:noProof/>
        </w:rPr>
        <w:t>回放</w:t>
      </w:r>
      <w:r>
        <w:rPr>
          <w:rFonts w:hint="eastAsia"/>
          <w:noProof/>
        </w:rPr>
        <w:t>&amp;</w:t>
      </w:r>
      <w:r>
        <w:rPr>
          <w:rFonts w:hint="eastAsia"/>
          <w:noProof/>
        </w:rPr>
        <w:t>下载</w:t>
      </w:r>
      <w:bookmarkEnd w:id="280"/>
    </w:p>
    <w:p w:rsidR="001D0DD3" w:rsidRPr="00413962" w:rsidRDefault="001D0DD3" w:rsidP="001D0DD3">
      <w:pPr>
        <w:ind w:firstLineChars="200" w:firstLine="420"/>
        <w:rPr>
          <w:b/>
          <w:szCs w:val="21"/>
        </w:rPr>
      </w:pPr>
      <w:r w:rsidRPr="00413962">
        <w:rPr>
          <w:rFonts w:ascii="新宋体" w:eastAsia="新宋体" w:hAnsi="Times New Roman" w:hint="eastAsia"/>
          <w:noProof/>
          <w:color w:val="010001"/>
          <w:kern w:val="0"/>
          <w:szCs w:val="21"/>
        </w:rPr>
        <w:t>云录像查询需调用</w:t>
      </w:r>
      <w:r w:rsidRPr="00413962">
        <w:rPr>
          <w:rFonts w:hint="eastAsia"/>
          <w:szCs w:val="21"/>
        </w:rPr>
        <w:t>LCOpenSDK_Api::request（</w:t>
      </w:r>
      <w:hyperlink w:anchor="_LCOpenApi.QueryCloudRecords_1" w:history="1">
        <w:r w:rsidRPr="00D33B0F">
          <w:rPr>
            <w:rStyle w:val="ab"/>
            <w:szCs w:val="21"/>
          </w:rPr>
          <w:t>QueryCloudRecords</w:t>
        </w:r>
      </w:hyperlink>
      <w:r w:rsidRPr="00413962">
        <w:rPr>
          <w:rFonts w:hint="eastAsia"/>
          <w:szCs w:val="21"/>
        </w:rPr>
        <w:t>请求</w:t>
      </w:r>
      <w:r>
        <w:rPr>
          <w:rFonts w:hint="eastAsia"/>
          <w:szCs w:val="21"/>
        </w:rPr>
        <w:t>或</w:t>
      </w:r>
      <w:hyperlink w:anchor="_LCOpenApi.QueryCloudPlanRecords" w:history="1">
        <w:r w:rsidRPr="00263CB4">
          <w:rPr>
            <w:rStyle w:val="ab"/>
            <w:rFonts w:hint="eastAsia"/>
            <w:szCs w:val="21"/>
          </w:rPr>
          <w:t>QueryCloudPlanRecords</w:t>
        </w:r>
      </w:hyperlink>
      <w:r>
        <w:rPr>
          <w:rFonts w:hint="eastAsia"/>
          <w:szCs w:val="21"/>
        </w:rPr>
        <w:t>请求</w:t>
      </w:r>
      <w:r w:rsidRPr="00413962">
        <w:rPr>
          <w:rFonts w:hint="eastAsia"/>
          <w:szCs w:val="21"/>
        </w:rPr>
        <w:t>）接口，具体使用方法请参见Demo。</w:t>
      </w:r>
      <w:r w:rsidRPr="00413962">
        <w:rPr>
          <w:rFonts w:hint="eastAsia"/>
          <w:b/>
          <w:szCs w:val="21"/>
        </w:rPr>
        <w:t>注：云录像查询只能以天为单位，即查询的开始时间与结束时间不能跨天，否则容易产生查询超时错误；查询云录像调用LCOpenSDK_Api::request接口的超时时间建议设为</w:t>
      </w:r>
      <w:r w:rsidRPr="00413962">
        <w:rPr>
          <w:b/>
          <w:szCs w:val="21"/>
        </w:rPr>
        <w:t>60s</w:t>
      </w:r>
      <w:r w:rsidRPr="00413962">
        <w:rPr>
          <w:rFonts w:hint="eastAsia"/>
          <w:b/>
          <w:szCs w:val="21"/>
        </w:rPr>
        <w:t>。</w:t>
      </w:r>
    </w:p>
    <w:p w:rsidR="001D0DD3" w:rsidRPr="00413962" w:rsidRDefault="001D0DD3" w:rsidP="001D0DD3">
      <w:pPr>
        <w:ind w:firstLineChars="200" w:firstLine="420"/>
        <w:rPr>
          <w:szCs w:val="21"/>
        </w:rPr>
      </w:pPr>
      <w:r w:rsidRPr="00413962">
        <w:rPr>
          <w:rFonts w:hint="eastAsia"/>
          <w:szCs w:val="21"/>
        </w:rPr>
        <w:t>云录像查询&amp;回放的时序图如下所示：</w:t>
      </w:r>
    </w:p>
    <w:p w:rsidR="001D0DD3" w:rsidRDefault="001D0DD3" w:rsidP="001D0DD3">
      <w:pPr>
        <w:ind w:firstLineChars="200" w:firstLine="420"/>
        <w:jc w:val="center"/>
      </w:pPr>
      <w:r>
        <w:object w:dxaOrig="12032" w:dyaOrig="7954">
          <v:shape id="_x0000_i1032" type="#_x0000_t75" style="width:414.75pt;height:273pt" o:ole="">
            <v:imagedata r:id="rId26" o:title=""/>
          </v:shape>
          <o:OLEObject Type="Embed" ProgID="Visio.Drawing.11" ShapeID="_x0000_i1032" DrawAspect="Content" ObjectID="_1752578035" r:id="rId27"/>
        </w:object>
      </w:r>
    </w:p>
    <w:p w:rsidR="001D0DD3" w:rsidRPr="00721CF3" w:rsidRDefault="001D0DD3" w:rsidP="001D0DD3">
      <w:pPr>
        <w:ind w:firstLineChars="200" w:firstLine="420"/>
        <w:rPr>
          <w:rFonts w:ascii="新宋体" w:eastAsia="新宋体" w:hAnsi="Times New Roman"/>
          <w:noProof/>
          <w:color w:val="010001"/>
          <w:kern w:val="0"/>
          <w:sz w:val="22"/>
        </w:rPr>
      </w:pPr>
      <w:r w:rsidRPr="004313AB">
        <w:rPr>
          <w:rFonts w:ascii="新宋体" w:eastAsia="新宋体" w:hAnsi="Times New Roman" w:hint="eastAsia"/>
          <w:noProof/>
          <w:color w:val="010001"/>
          <w:kern w:val="0"/>
          <w:szCs w:val="21"/>
        </w:rPr>
        <w:t>查询到云录像之后</w:t>
      </w:r>
      <w:r>
        <w:rPr>
          <w:rFonts w:ascii="新宋体" w:eastAsia="新宋体" w:hAnsi="Times New Roman" w:hint="eastAsia"/>
          <w:noProof/>
          <w:color w:val="010001"/>
          <w:kern w:val="0"/>
          <w:szCs w:val="21"/>
        </w:rPr>
        <w:t>，调用</w:t>
      </w:r>
      <w:hyperlink w:anchor="_LCOpenSDK_Download" w:history="1">
        <w:r w:rsidRPr="00AE77FB">
          <w:rPr>
            <w:rStyle w:val="ab"/>
            <w:rFonts w:eastAsia="新宋体" w:hint="eastAsia"/>
            <w:noProof/>
            <w:kern w:val="0"/>
            <w:szCs w:val="21"/>
          </w:rPr>
          <w:t>LCOpenSDK_Download</w:t>
        </w:r>
      </w:hyperlink>
      <w:r>
        <w:rPr>
          <w:rFonts w:ascii="新宋体" w:eastAsia="新宋体" w:hAnsi="Times New Roman" w:hint="eastAsia"/>
          <w:noProof/>
          <w:color w:val="010001"/>
          <w:kern w:val="0"/>
          <w:szCs w:val="21"/>
        </w:rPr>
        <w:t>类接口即可下载云录像，要接收下载过程中的状态回调须设置</w:t>
      </w:r>
      <w:hyperlink w:anchor="_LCOpenSDK_DownloadListener" w:history="1">
        <w:r w:rsidRPr="00CE19AE">
          <w:rPr>
            <w:rStyle w:val="ab"/>
            <w:rFonts w:eastAsia="新宋体" w:hint="eastAsia"/>
            <w:noProof/>
            <w:kern w:val="0"/>
            <w:szCs w:val="21"/>
          </w:rPr>
          <w:t>LCOpenSDK_DownloadListener</w:t>
        </w:r>
      </w:hyperlink>
      <w:r>
        <w:rPr>
          <w:rFonts w:eastAsia="新宋体" w:hint="eastAsia"/>
          <w:noProof/>
          <w:color w:val="010001"/>
          <w:kern w:val="0"/>
          <w:szCs w:val="21"/>
        </w:rPr>
        <w:t>监听，具体实现可参见</w:t>
      </w:r>
      <w:r>
        <w:rPr>
          <w:rFonts w:eastAsia="新宋体" w:hint="eastAsia"/>
          <w:noProof/>
          <w:color w:val="010001"/>
          <w:kern w:val="0"/>
          <w:szCs w:val="21"/>
        </w:rPr>
        <w:t>Demo</w:t>
      </w:r>
      <w:r>
        <w:rPr>
          <w:rFonts w:eastAsia="新宋体" w:hint="eastAsia"/>
          <w:noProof/>
          <w:color w:val="010001"/>
          <w:kern w:val="0"/>
          <w:szCs w:val="21"/>
        </w:rPr>
        <w:t>。</w:t>
      </w:r>
    </w:p>
    <w:p w:rsidR="001D0DD3" w:rsidRDefault="001D0DD3" w:rsidP="001D0DD3">
      <w:bookmarkStart w:id="281" w:name="_附录一_LCOpenApi接口说明"/>
      <w:bookmarkEnd w:id="281"/>
    </w:p>
    <w:sectPr w:rsidR="001D0DD3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1DAC" w:rsidRDefault="00871DAC" w:rsidP="001D0DD3">
      <w:r>
        <w:separator/>
      </w:r>
    </w:p>
  </w:endnote>
  <w:endnote w:type="continuationSeparator" w:id="0">
    <w:p w:rsidR="00871DAC" w:rsidRDefault="00871DAC" w:rsidP="001D0DD3">
      <w:r>
        <w:continuationSeparator/>
      </w:r>
    </w:p>
  </w:endnote>
  <w:endnote w:type="continuationNotice" w:id="1">
    <w:p w:rsidR="00871DAC" w:rsidRDefault="00871D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00A1" w:rsidRDefault="009000A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5822" w:rsidRDefault="006D5822">
    <w:pPr>
      <w:pStyle w:val="a5"/>
      <w:jc w:val="center"/>
      <w:rPr>
        <w:color w:val="5B9BD5" w:themeColor="accent1"/>
      </w:rPr>
    </w:pPr>
    <w:r>
      <w:rPr>
        <w:color w:val="5B9BD5" w:themeColor="accent1"/>
        <w:lang w:val="zh-CN"/>
      </w:rPr>
      <w:t xml:space="preserve"> </w:t>
    </w:r>
    <w:r w:rsidRPr="001D0DD3">
      <w:fldChar w:fldCharType="begin"/>
    </w:r>
    <w:r w:rsidRPr="001D0DD3">
      <w:instrText>PAGE  \* Arabic  \* MERGEFORMAT</w:instrText>
    </w:r>
    <w:r w:rsidRPr="001D0DD3">
      <w:fldChar w:fldCharType="separate"/>
    </w:r>
    <w:r w:rsidR="009000A1" w:rsidRPr="009000A1">
      <w:rPr>
        <w:noProof/>
        <w:lang w:val="zh-CN"/>
      </w:rPr>
      <w:t>43</w:t>
    </w:r>
    <w:r w:rsidRPr="001D0DD3">
      <w:fldChar w:fldCharType="end"/>
    </w:r>
    <w:r w:rsidRPr="001D0DD3">
      <w:rPr>
        <w:lang w:val="zh-CN"/>
      </w:rPr>
      <w:t xml:space="preserve"> / </w:t>
    </w:r>
    <w:fldSimple w:instr="NUMPAGES  \* Arabic  \* MERGEFORMAT">
      <w:r w:rsidR="009000A1" w:rsidRPr="009000A1">
        <w:rPr>
          <w:noProof/>
          <w:lang w:val="zh-CN"/>
        </w:rPr>
        <w:t>43</w:t>
      </w:r>
    </w:fldSimple>
  </w:p>
  <w:p w:rsidR="006D5822" w:rsidRDefault="006D582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00A1" w:rsidRDefault="009000A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1DAC" w:rsidRDefault="00871DAC" w:rsidP="001D0DD3">
      <w:r>
        <w:separator/>
      </w:r>
    </w:p>
  </w:footnote>
  <w:footnote w:type="continuationSeparator" w:id="0">
    <w:p w:rsidR="00871DAC" w:rsidRDefault="00871DAC" w:rsidP="001D0DD3">
      <w:r>
        <w:continuationSeparator/>
      </w:r>
    </w:p>
  </w:footnote>
  <w:footnote w:type="continuationNotice" w:id="1">
    <w:p w:rsidR="00871DAC" w:rsidRDefault="00871DAC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00A1" w:rsidRDefault="009000A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5822" w:rsidRDefault="009000A1" w:rsidP="003C6FDE">
    <w:pPr>
      <w:pStyle w:val="a3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61" type="#_x0000_t136" style="position:absolute;left:0;text-align:left;margin-left:0;margin-top:0;width:587.3pt;height:40.5pt;rotation:-45;z-index:251658240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357102  hua cheng  2023-08-03"/>
          <o:lock v:ext="edit" aspectratio="t"/>
          <w10:wrap side="largest"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00A1" w:rsidRDefault="009000A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95CF8DA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0806302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655AA7D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A5DA14E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60669864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788F16A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D424F5B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9DEA824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BC223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6B9C97EA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D764B1"/>
    <w:multiLevelType w:val="multilevel"/>
    <w:tmpl w:val="BCDCB794"/>
    <w:lvl w:ilvl="0">
      <w:start w:val="1"/>
      <w:numFmt w:val="decimal"/>
      <w:pStyle w:val="QB1"/>
      <w:lvlText w:val="%1."/>
      <w:lvlJc w:val="left"/>
      <w:pPr>
        <w:tabs>
          <w:tab w:val="num" w:pos="425"/>
        </w:tabs>
        <w:ind w:left="425" w:hanging="425"/>
      </w:pPr>
      <w:rPr>
        <w:rFonts w:ascii="黑体" w:eastAsia="黑体" w:hint="eastAsia"/>
        <w:sz w:val="21"/>
      </w:rPr>
    </w:lvl>
    <w:lvl w:ilvl="1">
      <w:start w:val="1"/>
      <w:numFmt w:val="decimal"/>
      <w:pStyle w:val="QB2"/>
      <w:lvlText w:val="%1.%2."/>
      <w:lvlJc w:val="left"/>
      <w:pPr>
        <w:tabs>
          <w:tab w:val="num" w:pos="567"/>
        </w:tabs>
        <w:ind w:left="567" w:hanging="567"/>
      </w:pPr>
      <w:rPr>
        <w:rFonts w:ascii="黑体" w:eastAsia="黑体" w:hint="eastAsia"/>
        <w:sz w:val="21"/>
      </w:rPr>
    </w:lvl>
    <w:lvl w:ilvl="2">
      <w:start w:val="1"/>
      <w:numFmt w:val="decimal"/>
      <w:pStyle w:val="QB3"/>
      <w:lvlText w:val="%1.%2.%3."/>
      <w:lvlJc w:val="left"/>
      <w:pPr>
        <w:tabs>
          <w:tab w:val="num" w:pos="709"/>
        </w:tabs>
        <w:ind w:left="709" w:hanging="709"/>
      </w:pPr>
      <w:rPr>
        <w:rFonts w:ascii="黑体" w:eastAsia="黑体" w:hint="eastAsia"/>
        <w:sz w:val="21"/>
      </w:rPr>
    </w:lvl>
    <w:lvl w:ilvl="3">
      <w:start w:val="1"/>
      <w:numFmt w:val="decimal"/>
      <w:pStyle w:val="QB4"/>
      <w:lvlText w:val="%1.%2.%3.%4."/>
      <w:lvlJc w:val="left"/>
      <w:pPr>
        <w:tabs>
          <w:tab w:val="num" w:pos="851"/>
        </w:tabs>
        <w:ind w:left="851" w:hanging="851"/>
      </w:pPr>
      <w:rPr>
        <w:rFonts w:ascii="黑体" w:eastAsia="黑体" w:hint="eastAsia"/>
        <w:sz w:val="21"/>
      </w:rPr>
    </w:lvl>
    <w:lvl w:ilvl="4">
      <w:start w:val="1"/>
      <w:numFmt w:val="decimal"/>
      <w:pStyle w:val="QB5"/>
      <w:lvlText w:val="%1.%2.%3.%4.%5."/>
      <w:lvlJc w:val="left"/>
      <w:pPr>
        <w:tabs>
          <w:tab w:val="num" w:pos="992"/>
        </w:tabs>
        <w:ind w:left="992" w:hanging="992"/>
      </w:pPr>
      <w:rPr>
        <w:rFonts w:ascii="黑体" w:eastAsia="黑体" w:hint="eastAsia"/>
        <w:sz w:val="21"/>
      </w:rPr>
    </w:lvl>
    <w:lvl w:ilvl="5">
      <w:start w:val="1"/>
      <w:numFmt w:val="decimal"/>
      <w:pStyle w:val="QB6"/>
      <w:lvlText w:val="%1.%2.%3.%4.%5.%6."/>
      <w:lvlJc w:val="left"/>
      <w:pPr>
        <w:tabs>
          <w:tab w:val="num" w:pos="1134"/>
        </w:tabs>
        <w:ind w:left="1134" w:hanging="1134"/>
      </w:pPr>
      <w:rPr>
        <w:rFonts w:ascii="黑体" w:eastAsia="黑体" w:hint="eastAsia"/>
        <w:sz w:val="21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Restart w:val="1"/>
      <w:pStyle w:val="QB"/>
      <w:suff w:val="space"/>
      <w:lvlText w:val="图 %1-%8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Restart w:val="1"/>
      <w:pStyle w:val="QB0"/>
      <w:suff w:val="space"/>
      <w:lvlText w:val="表 %1-%9"/>
      <w:lvlJc w:val="left"/>
      <w:pPr>
        <w:ind w:left="1418" w:hanging="1418"/>
      </w:pPr>
      <w:rPr>
        <w:rFonts w:hint="eastAsia"/>
      </w:rPr>
    </w:lvl>
  </w:abstractNum>
  <w:abstractNum w:abstractNumId="11" w15:restartNumberingAfterBreak="0">
    <w:nsid w:val="39AF2743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47251119"/>
    <w:multiLevelType w:val="multilevel"/>
    <w:tmpl w:val="8C7E4ACE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"/>
      <w:lvlJc w:val="left"/>
      <w:pPr>
        <w:ind w:left="5397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2"/>
  </w:num>
  <w:num w:numId="2">
    <w:abstractNumId w:val="10"/>
  </w:num>
  <w:num w:numId="3">
    <w:abstractNumId w:val="11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2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C3B"/>
    <w:rsid w:val="00020717"/>
    <w:rsid w:val="00035932"/>
    <w:rsid w:val="000359EF"/>
    <w:rsid w:val="00036D04"/>
    <w:rsid w:val="00041BF4"/>
    <w:rsid w:val="000513FF"/>
    <w:rsid w:val="00065B00"/>
    <w:rsid w:val="00065C4C"/>
    <w:rsid w:val="00066593"/>
    <w:rsid w:val="00076C20"/>
    <w:rsid w:val="00081D40"/>
    <w:rsid w:val="000C30B9"/>
    <w:rsid w:val="000D1B1A"/>
    <w:rsid w:val="0011014A"/>
    <w:rsid w:val="00110BAF"/>
    <w:rsid w:val="001165BC"/>
    <w:rsid w:val="00123DB6"/>
    <w:rsid w:val="0014599D"/>
    <w:rsid w:val="001A0F39"/>
    <w:rsid w:val="001A1D20"/>
    <w:rsid w:val="001D0DD3"/>
    <w:rsid w:val="001F78A2"/>
    <w:rsid w:val="00216CF3"/>
    <w:rsid w:val="00217442"/>
    <w:rsid w:val="002202C8"/>
    <w:rsid w:val="00253320"/>
    <w:rsid w:val="002C411B"/>
    <w:rsid w:val="002D527E"/>
    <w:rsid w:val="00346645"/>
    <w:rsid w:val="00380864"/>
    <w:rsid w:val="003A0C8E"/>
    <w:rsid w:val="003A1C8C"/>
    <w:rsid w:val="003C6FDE"/>
    <w:rsid w:val="00427253"/>
    <w:rsid w:val="00442270"/>
    <w:rsid w:val="0045526B"/>
    <w:rsid w:val="004C14E5"/>
    <w:rsid w:val="004C2139"/>
    <w:rsid w:val="004C7C9A"/>
    <w:rsid w:val="004D5535"/>
    <w:rsid w:val="00507E69"/>
    <w:rsid w:val="00545EBC"/>
    <w:rsid w:val="005817CD"/>
    <w:rsid w:val="005B6A02"/>
    <w:rsid w:val="005C0968"/>
    <w:rsid w:val="005C0AEC"/>
    <w:rsid w:val="005E3BD9"/>
    <w:rsid w:val="005F3D36"/>
    <w:rsid w:val="005F40FB"/>
    <w:rsid w:val="00673426"/>
    <w:rsid w:val="006A2DBF"/>
    <w:rsid w:val="006D2F68"/>
    <w:rsid w:val="006D5822"/>
    <w:rsid w:val="00704E37"/>
    <w:rsid w:val="00731BF0"/>
    <w:rsid w:val="0074611D"/>
    <w:rsid w:val="00766930"/>
    <w:rsid w:val="007D46A6"/>
    <w:rsid w:val="008070FF"/>
    <w:rsid w:val="00855EA4"/>
    <w:rsid w:val="00862FDF"/>
    <w:rsid w:val="00871DAC"/>
    <w:rsid w:val="008F0D0D"/>
    <w:rsid w:val="008F299A"/>
    <w:rsid w:val="009000A1"/>
    <w:rsid w:val="00917273"/>
    <w:rsid w:val="00935640"/>
    <w:rsid w:val="009527D2"/>
    <w:rsid w:val="009745FB"/>
    <w:rsid w:val="009805B9"/>
    <w:rsid w:val="009A1CA8"/>
    <w:rsid w:val="009F75F5"/>
    <w:rsid w:val="00A4280A"/>
    <w:rsid w:val="00A545FD"/>
    <w:rsid w:val="00A65A7F"/>
    <w:rsid w:val="00AA486A"/>
    <w:rsid w:val="00AE0DC4"/>
    <w:rsid w:val="00AE717D"/>
    <w:rsid w:val="00AF6EEF"/>
    <w:rsid w:val="00B05EE0"/>
    <w:rsid w:val="00B141EF"/>
    <w:rsid w:val="00B375BF"/>
    <w:rsid w:val="00B83409"/>
    <w:rsid w:val="00B869E8"/>
    <w:rsid w:val="00BA14C2"/>
    <w:rsid w:val="00BA4E62"/>
    <w:rsid w:val="00BD4CE1"/>
    <w:rsid w:val="00BE4C5A"/>
    <w:rsid w:val="00C44926"/>
    <w:rsid w:val="00C81976"/>
    <w:rsid w:val="00CC38BE"/>
    <w:rsid w:val="00CE758B"/>
    <w:rsid w:val="00D16DF7"/>
    <w:rsid w:val="00D33378"/>
    <w:rsid w:val="00D60BA8"/>
    <w:rsid w:val="00D8036A"/>
    <w:rsid w:val="00D81695"/>
    <w:rsid w:val="00D902FF"/>
    <w:rsid w:val="00DC66E3"/>
    <w:rsid w:val="00E159D1"/>
    <w:rsid w:val="00E34DC3"/>
    <w:rsid w:val="00E44A45"/>
    <w:rsid w:val="00E81A2E"/>
    <w:rsid w:val="00F2389F"/>
    <w:rsid w:val="00F53FD5"/>
    <w:rsid w:val="00FB7E0A"/>
    <w:rsid w:val="00FC5067"/>
    <w:rsid w:val="00FD4C3B"/>
    <w:rsid w:val="00FF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."/>
  <w:listSeparator w:val=","/>
  <w14:docId w14:val="44C17D77"/>
  <w15:chartTrackingRefBased/>
  <w15:docId w15:val="{87DE2E12-07A5-4985-A8F7-5713FCAE1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1D0DD3"/>
    <w:pPr>
      <w:keepNext/>
      <w:keepLines/>
      <w:numPr>
        <w:numId w:val="1"/>
      </w:numPr>
      <w:spacing w:before="340" w:after="330" w:line="578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D0DD3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D0DD3"/>
    <w:pPr>
      <w:keepNext/>
      <w:keepLines/>
      <w:numPr>
        <w:ilvl w:val="2"/>
        <w:numId w:val="1"/>
      </w:numPr>
      <w:spacing w:before="260" w:after="260" w:line="416" w:lineRule="auto"/>
      <w:ind w:left="720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D0DD3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DD3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DD3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DD3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Calibri" w:eastAsia="宋体" w:hAnsi="Calibri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DD3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DD3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D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DD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D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DD3"/>
    <w:rPr>
      <w:sz w:val="18"/>
      <w:szCs w:val="18"/>
    </w:rPr>
  </w:style>
  <w:style w:type="character" w:customStyle="1" w:styleId="11">
    <w:name w:val="标题 1 字符"/>
    <w:basedOn w:val="a0"/>
    <w:link w:val="10"/>
    <w:uiPriority w:val="9"/>
    <w:rsid w:val="001D0DD3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D0DD3"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D0DD3"/>
    <w:rPr>
      <w:rFonts w:ascii="Calibri" w:eastAsia="宋体" w:hAnsi="Calibri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D0DD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0DD3"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1D0DD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1D0DD3"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1D0DD3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1D0DD3"/>
    <w:rPr>
      <w:rFonts w:asciiTheme="majorHAnsi" w:eastAsiaTheme="majorEastAsia" w:hAnsiTheme="majorHAnsi" w:cstheme="majorBidi"/>
      <w:szCs w:val="21"/>
    </w:rPr>
  </w:style>
  <w:style w:type="paragraph" w:styleId="a7">
    <w:name w:val="Balloon Text"/>
    <w:basedOn w:val="a"/>
    <w:link w:val="a8"/>
    <w:uiPriority w:val="99"/>
    <w:semiHidden/>
    <w:unhideWhenUsed/>
    <w:rsid w:val="001D0DD3"/>
    <w:rPr>
      <w:rFonts w:ascii="Calibri" w:eastAsia="宋体" w:hAnsi="Calibri" w:cs="Times New Roman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D0DD3"/>
    <w:rPr>
      <w:rFonts w:ascii="Calibri" w:eastAsia="宋体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1D0DD3"/>
    <w:pPr>
      <w:ind w:firstLineChars="200" w:firstLine="420"/>
    </w:pPr>
    <w:rPr>
      <w:rFonts w:ascii="Calibri" w:eastAsia="宋体" w:hAnsi="Calibri" w:cs="Times New Roman"/>
    </w:rPr>
  </w:style>
  <w:style w:type="table" w:styleId="aa">
    <w:name w:val="Table Grid"/>
    <w:basedOn w:val="a1"/>
    <w:uiPriority w:val="59"/>
    <w:rsid w:val="001D0DD3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浅色列表1"/>
    <w:basedOn w:val="a1"/>
    <w:uiPriority w:val="61"/>
    <w:rsid w:val="001D0DD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TOC">
    <w:name w:val="TOC Heading"/>
    <w:basedOn w:val="10"/>
    <w:next w:val="a"/>
    <w:uiPriority w:val="39"/>
    <w:unhideWhenUsed/>
    <w:qFormat/>
    <w:rsid w:val="001D0DD3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qFormat/>
    <w:rsid w:val="001D0DD3"/>
    <w:pPr>
      <w:tabs>
        <w:tab w:val="left" w:pos="630"/>
        <w:tab w:val="right" w:leader="dot" w:pos="8296"/>
      </w:tabs>
      <w:spacing w:before="120" w:after="120"/>
      <w:jc w:val="left"/>
    </w:pPr>
    <w:rPr>
      <w:rFonts w:ascii="Calibri" w:eastAsia="宋体" w:hAnsi="Calibri" w:cs="Times New Roman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qFormat/>
    <w:rsid w:val="001D0DD3"/>
    <w:pPr>
      <w:ind w:left="210"/>
      <w:jc w:val="left"/>
    </w:pPr>
    <w:rPr>
      <w:rFonts w:ascii="Calibri" w:eastAsia="宋体" w:hAnsi="Calibri" w:cs="Times New Roman"/>
      <w:smallCaps/>
      <w:sz w:val="20"/>
      <w:szCs w:val="20"/>
    </w:rPr>
  </w:style>
  <w:style w:type="character" w:styleId="ab">
    <w:name w:val="Hyperlink"/>
    <w:basedOn w:val="a0"/>
    <w:uiPriority w:val="99"/>
    <w:unhideWhenUsed/>
    <w:rsid w:val="001D0DD3"/>
    <w:rPr>
      <w:color w:val="0000FF"/>
      <w:u w:val="single"/>
    </w:rPr>
  </w:style>
  <w:style w:type="paragraph" w:styleId="31">
    <w:name w:val="toc 3"/>
    <w:basedOn w:val="a"/>
    <w:next w:val="a"/>
    <w:autoRedefine/>
    <w:uiPriority w:val="39"/>
    <w:unhideWhenUsed/>
    <w:qFormat/>
    <w:rsid w:val="001D0DD3"/>
    <w:pPr>
      <w:ind w:left="420"/>
      <w:jc w:val="left"/>
    </w:pPr>
    <w:rPr>
      <w:rFonts w:ascii="Calibri" w:eastAsia="宋体" w:hAnsi="Calibri" w:cs="Times New Roman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1D0DD3"/>
    <w:pPr>
      <w:ind w:left="630"/>
      <w:jc w:val="left"/>
    </w:pPr>
    <w:rPr>
      <w:rFonts w:ascii="Calibri" w:eastAsia="宋体" w:hAnsi="Calibri" w:cs="Times New Roman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1D0DD3"/>
    <w:pPr>
      <w:ind w:left="840"/>
      <w:jc w:val="left"/>
    </w:pPr>
    <w:rPr>
      <w:rFonts w:ascii="Calibri" w:eastAsia="宋体" w:hAnsi="Calibri" w:cs="Times New Roman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1D0DD3"/>
    <w:pPr>
      <w:ind w:left="1050"/>
      <w:jc w:val="left"/>
    </w:pPr>
    <w:rPr>
      <w:rFonts w:ascii="Calibri" w:eastAsia="宋体" w:hAnsi="Calibri" w:cs="Times New Roman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1D0DD3"/>
    <w:pPr>
      <w:ind w:left="1260"/>
      <w:jc w:val="left"/>
    </w:pPr>
    <w:rPr>
      <w:rFonts w:ascii="Calibri" w:eastAsia="宋体" w:hAnsi="Calibri" w:cs="Times New Roman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1D0DD3"/>
    <w:pPr>
      <w:ind w:left="1470"/>
      <w:jc w:val="left"/>
    </w:pPr>
    <w:rPr>
      <w:rFonts w:ascii="Calibri" w:eastAsia="宋体" w:hAnsi="Calibri" w:cs="Times New Roman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1D0DD3"/>
    <w:pPr>
      <w:ind w:left="1680"/>
      <w:jc w:val="left"/>
    </w:pPr>
    <w:rPr>
      <w:rFonts w:ascii="Calibri" w:eastAsia="宋体" w:hAnsi="Calibri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1D0DD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D0DD3"/>
    <w:rPr>
      <w:rFonts w:ascii="宋体" w:eastAsia="宋体" w:hAnsi="宋体" w:cs="宋体"/>
      <w:kern w:val="0"/>
      <w:sz w:val="24"/>
      <w:szCs w:val="24"/>
    </w:rPr>
  </w:style>
  <w:style w:type="paragraph" w:styleId="ac">
    <w:name w:val="Document Map"/>
    <w:basedOn w:val="a"/>
    <w:link w:val="ad"/>
    <w:uiPriority w:val="99"/>
    <w:semiHidden/>
    <w:unhideWhenUsed/>
    <w:rsid w:val="001D0DD3"/>
    <w:rPr>
      <w:rFonts w:ascii="宋体" w:eastAsia="宋体" w:hAnsi="Calibri" w:cs="Times New Roman"/>
      <w:sz w:val="18"/>
      <w:szCs w:val="18"/>
    </w:rPr>
  </w:style>
  <w:style w:type="character" w:customStyle="1" w:styleId="ad">
    <w:name w:val="文档结构图 字符"/>
    <w:basedOn w:val="a0"/>
    <w:link w:val="ac"/>
    <w:uiPriority w:val="99"/>
    <w:semiHidden/>
    <w:rsid w:val="001D0DD3"/>
    <w:rPr>
      <w:rFonts w:ascii="宋体" w:eastAsia="宋体" w:hAnsi="Calibri" w:cs="Times New Roman"/>
      <w:sz w:val="18"/>
      <w:szCs w:val="18"/>
    </w:rPr>
  </w:style>
  <w:style w:type="character" w:styleId="ae">
    <w:name w:val="Intense Emphasis"/>
    <w:basedOn w:val="a0"/>
    <w:uiPriority w:val="21"/>
    <w:qFormat/>
    <w:rsid w:val="001D0DD3"/>
    <w:rPr>
      <w:b/>
      <w:bCs/>
      <w:i/>
      <w:iCs/>
      <w:color w:val="5B9BD5" w:themeColor="accent1"/>
    </w:rPr>
  </w:style>
  <w:style w:type="character" w:styleId="af">
    <w:name w:val="Strong"/>
    <w:basedOn w:val="a0"/>
    <w:uiPriority w:val="22"/>
    <w:qFormat/>
    <w:rsid w:val="001D0DD3"/>
    <w:rPr>
      <w:b/>
      <w:bCs/>
    </w:rPr>
  </w:style>
  <w:style w:type="character" w:customStyle="1" w:styleId="mw-headline">
    <w:name w:val="mw-headline"/>
    <w:basedOn w:val="a0"/>
    <w:rsid w:val="001D0DD3"/>
  </w:style>
  <w:style w:type="character" w:styleId="af0">
    <w:name w:val="annotation reference"/>
    <w:basedOn w:val="a0"/>
    <w:uiPriority w:val="99"/>
    <w:semiHidden/>
    <w:unhideWhenUsed/>
    <w:rsid w:val="001D0DD3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1D0DD3"/>
    <w:pPr>
      <w:jc w:val="left"/>
    </w:pPr>
    <w:rPr>
      <w:rFonts w:ascii="Calibri" w:eastAsia="宋体" w:hAnsi="Calibri" w:cs="Times New Roman"/>
    </w:rPr>
  </w:style>
  <w:style w:type="character" w:customStyle="1" w:styleId="af2">
    <w:name w:val="批注文字 字符"/>
    <w:basedOn w:val="a0"/>
    <w:link w:val="af1"/>
    <w:uiPriority w:val="99"/>
    <w:rsid w:val="001D0DD3"/>
    <w:rPr>
      <w:rFonts w:ascii="Calibri" w:eastAsia="宋体" w:hAnsi="Calibri" w:cs="Times New Roman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1D0DD3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1D0DD3"/>
    <w:rPr>
      <w:rFonts w:ascii="Calibri" w:eastAsia="宋体" w:hAnsi="Calibri" w:cs="Times New Roman"/>
      <w:b/>
      <w:bCs/>
    </w:rPr>
  </w:style>
  <w:style w:type="paragraph" w:styleId="af5">
    <w:name w:val="Title"/>
    <w:basedOn w:val="a"/>
    <w:next w:val="a"/>
    <w:link w:val="af6"/>
    <w:uiPriority w:val="10"/>
    <w:qFormat/>
    <w:rsid w:val="001D0DD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f6">
    <w:name w:val="标题 字符"/>
    <w:basedOn w:val="a0"/>
    <w:link w:val="af5"/>
    <w:uiPriority w:val="10"/>
    <w:rsid w:val="001D0DD3"/>
    <w:rPr>
      <w:rFonts w:asciiTheme="majorHAnsi" w:eastAsia="宋体" w:hAnsiTheme="majorHAnsi" w:cstheme="majorBidi"/>
      <w:b/>
      <w:bCs/>
      <w:sz w:val="32"/>
      <w:szCs w:val="32"/>
    </w:rPr>
  </w:style>
  <w:style w:type="paragraph" w:customStyle="1" w:styleId="QB1">
    <w:name w:val="QB标题1"/>
    <w:basedOn w:val="a"/>
    <w:uiPriority w:val="99"/>
    <w:rsid w:val="001D0DD3"/>
    <w:pPr>
      <w:numPr>
        <w:numId w:val="2"/>
      </w:numPr>
    </w:pPr>
  </w:style>
  <w:style w:type="paragraph" w:customStyle="1" w:styleId="QB2">
    <w:name w:val="QB标题2"/>
    <w:basedOn w:val="a"/>
    <w:uiPriority w:val="99"/>
    <w:rsid w:val="001D0DD3"/>
    <w:pPr>
      <w:numPr>
        <w:ilvl w:val="1"/>
        <w:numId w:val="2"/>
      </w:numPr>
    </w:pPr>
  </w:style>
  <w:style w:type="paragraph" w:customStyle="1" w:styleId="QB3">
    <w:name w:val="QB标题3"/>
    <w:basedOn w:val="a"/>
    <w:uiPriority w:val="99"/>
    <w:rsid w:val="001D0DD3"/>
    <w:pPr>
      <w:numPr>
        <w:ilvl w:val="2"/>
        <w:numId w:val="2"/>
      </w:numPr>
    </w:pPr>
  </w:style>
  <w:style w:type="paragraph" w:customStyle="1" w:styleId="QB4">
    <w:name w:val="QB标题4"/>
    <w:basedOn w:val="a"/>
    <w:uiPriority w:val="99"/>
    <w:rsid w:val="001D0DD3"/>
    <w:pPr>
      <w:numPr>
        <w:ilvl w:val="3"/>
        <w:numId w:val="2"/>
      </w:numPr>
    </w:pPr>
  </w:style>
  <w:style w:type="paragraph" w:customStyle="1" w:styleId="QB5">
    <w:name w:val="QB标题5"/>
    <w:basedOn w:val="a"/>
    <w:uiPriority w:val="99"/>
    <w:rsid w:val="001D0DD3"/>
    <w:pPr>
      <w:numPr>
        <w:ilvl w:val="4"/>
        <w:numId w:val="2"/>
      </w:numPr>
    </w:pPr>
  </w:style>
  <w:style w:type="paragraph" w:customStyle="1" w:styleId="QB6">
    <w:name w:val="QB标题6"/>
    <w:basedOn w:val="a"/>
    <w:uiPriority w:val="99"/>
    <w:rsid w:val="001D0DD3"/>
    <w:pPr>
      <w:numPr>
        <w:ilvl w:val="5"/>
        <w:numId w:val="2"/>
      </w:numPr>
    </w:pPr>
  </w:style>
  <w:style w:type="paragraph" w:customStyle="1" w:styleId="QB">
    <w:name w:val="QB图"/>
    <w:basedOn w:val="a"/>
    <w:uiPriority w:val="99"/>
    <w:rsid w:val="001D0DD3"/>
    <w:pPr>
      <w:numPr>
        <w:ilvl w:val="7"/>
        <w:numId w:val="2"/>
      </w:numPr>
    </w:pPr>
  </w:style>
  <w:style w:type="paragraph" w:customStyle="1" w:styleId="QB0">
    <w:name w:val="QB表"/>
    <w:basedOn w:val="a"/>
    <w:uiPriority w:val="99"/>
    <w:rsid w:val="001D0DD3"/>
    <w:pPr>
      <w:numPr>
        <w:ilvl w:val="8"/>
        <w:numId w:val="2"/>
      </w:numPr>
    </w:pPr>
  </w:style>
  <w:style w:type="paragraph" w:styleId="af7">
    <w:name w:val="Normal (Web)"/>
    <w:basedOn w:val="a"/>
    <w:uiPriority w:val="99"/>
    <w:semiHidden/>
    <w:unhideWhenUsed/>
    <w:rsid w:val="001D0DD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8">
    <w:name w:val="FollowedHyperlink"/>
    <w:basedOn w:val="a0"/>
    <w:uiPriority w:val="99"/>
    <w:semiHidden/>
    <w:unhideWhenUsed/>
    <w:rsid w:val="001D0DD3"/>
    <w:rPr>
      <w:color w:val="954F72" w:themeColor="followedHyperlink"/>
      <w:u w:val="single"/>
    </w:rPr>
  </w:style>
  <w:style w:type="numbering" w:customStyle="1" w:styleId="1">
    <w:name w:val="样式1"/>
    <w:uiPriority w:val="99"/>
    <w:rsid w:val="001D0DD3"/>
    <w:pPr>
      <w:numPr>
        <w:numId w:val="3"/>
      </w:numPr>
    </w:pPr>
  </w:style>
  <w:style w:type="paragraph" w:styleId="af9">
    <w:name w:val="Revision"/>
    <w:hidden/>
    <w:uiPriority w:val="99"/>
    <w:semiHidden/>
    <w:rsid w:val="001D0DD3"/>
  </w:style>
  <w:style w:type="paragraph" w:customStyle="1" w:styleId="Default">
    <w:name w:val="Default"/>
    <w:rsid w:val="001D0DD3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</w:rPr>
  </w:style>
  <w:style w:type="paragraph" w:styleId="afa">
    <w:name w:val="Date"/>
    <w:basedOn w:val="a"/>
    <w:next w:val="a"/>
    <w:link w:val="afb"/>
    <w:uiPriority w:val="99"/>
    <w:semiHidden/>
    <w:unhideWhenUsed/>
    <w:rsid w:val="001D0DD3"/>
    <w:pPr>
      <w:ind w:leftChars="2500" w:left="100"/>
    </w:pPr>
    <w:rPr>
      <w:rFonts w:ascii="Calibri" w:eastAsia="宋体" w:hAnsi="Calibri" w:cs="Times New Roman"/>
    </w:rPr>
  </w:style>
  <w:style w:type="character" w:customStyle="1" w:styleId="afb">
    <w:name w:val="日期 字符"/>
    <w:basedOn w:val="a0"/>
    <w:link w:val="afa"/>
    <w:uiPriority w:val="99"/>
    <w:semiHidden/>
    <w:rsid w:val="001D0DD3"/>
    <w:rPr>
      <w:rFonts w:ascii="Calibri" w:eastAsia="宋体" w:hAnsi="Calibri" w:cs="Times New Roman"/>
    </w:rPr>
  </w:style>
  <w:style w:type="paragraph" w:styleId="HTML1">
    <w:name w:val="HTML Address"/>
    <w:basedOn w:val="a"/>
    <w:link w:val="HTML2"/>
    <w:uiPriority w:val="99"/>
    <w:semiHidden/>
    <w:unhideWhenUsed/>
    <w:rsid w:val="001D0DD3"/>
    <w:rPr>
      <w:rFonts w:ascii="Calibri" w:eastAsia="宋体" w:hAnsi="Calibri" w:cs="Times New Roman"/>
      <w:i/>
      <w:iCs/>
    </w:rPr>
  </w:style>
  <w:style w:type="character" w:customStyle="1" w:styleId="HTML2">
    <w:name w:val="HTML 地址 字符"/>
    <w:basedOn w:val="a0"/>
    <w:link w:val="HTML1"/>
    <w:uiPriority w:val="99"/>
    <w:semiHidden/>
    <w:rsid w:val="001D0DD3"/>
    <w:rPr>
      <w:rFonts w:ascii="Calibri" w:eastAsia="宋体" w:hAnsi="Calibri" w:cs="Times New Roman"/>
      <w:i/>
      <w:iCs/>
    </w:rPr>
  </w:style>
  <w:style w:type="paragraph" w:styleId="afc">
    <w:name w:val="Salutation"/>
    <w:basedOn w:val="a"/>
    <w:next w:val="a"/>
    <w:link w:val="afd"/>
    <w:uiPriority w:val="99"/>
    <w:semiHidden/>
    <w:unhideWhenUsed/>
    <w:rsid w:val="001D0DD3"/>
    <w:rPr>
      <w:rFonts w:ascii="Calibri" w:eastAsia="宋体" w:hAnsi="Calibri" w:cs="Times New Roman"/>
    </w:rPr>
  </w:style>
  <w:style w:type="character" w:customStyle="1" w:styleId="afd">
    <w:name w:val="称呼 字符"/>
    <w:basedOn w:val="a0"/>
    <w:link w:val="afc"/>
    <w:uiPriority w:val="99"/>
    <w:semiHidden/>
    <w:rsid w:val="001D0DD3"/>
    <w:rPr>
      <w:rFonts w:ascii="Calibri" w:eastAsia="宋体" w:hAnsi="Calibri" w:cs="Times New Roman"/>
    </w:rPr>
  </w:style>
  <w:style w:type="paragraph" w:styleId="afe">
    <w:name w:val="Plain Text"/>
    <w:basedOn w:val="a"/>
    <w:link w:val="aff"/>
    <w:uiPriority w:val="99"/>
    <w:semiHidden/>
    <w:unhideWhenUsed/>
    <w:rsid w:val="001D0DD3"/>
    <w:rPr>
      <w:rFonts w:ascii="宋体" w:eastAsia="宋体" w:hAnsi="Courier New" w:cs="Courier New"/>
      <w:szCs w:val="21"/>
    </w:rPr>
  </w:style>
  <w:style w:type="character" w:customStyle="1" w:styleId="aff">
    <w:name w:val="纯文本 字符"/>
    <w:basedOn w:val="a0"/>
    <w:link w:val="afe"/>
    <w:uiPriority w:val="99"/>
    <w:semiHidden/>
    <w:rsid w:val="001D0DD3"/>
    <w:rPr>
      <w:rFonts w:ascii="宋体" w:eastAsia="宋体" w:hAnsi="Courier New" w:cs="Courier New"/>
      <w:szCs w:val="21"/>
    </w:rPr>
  </w:style>
  <w:style w:type="paragraph" w:styleId="aff0">
    <w:name w:val="E-mail Signature"/>
    <w:basedOn w:val="a"/>
    <w:link w:val="aff1"/>
    <w:uiPriority w:val="99"/>
    <w:semiHidden/>
    <w:unhideWhenUsed/>
    <w:rsid w:val="001D0DD3"/>
    <w:rPr>
      <w:rFonts w:ascii="Calibri" w:eastAsia="宋体" w:hAnsi="Calibri" w:cs="Times New Roman"/>
    </w:rPr>
  </w:style>
  <w:style w:type="character" w:customStyle="1" w:styleId="aff1">
    <w:name w:val="电子邮件签名 字符"/>
    <w:basedOn w:val="a0"/>
    <w:link w:val="aff0"/>
    <w:uiPriority w:val="99"/>
    <w:semiHidden/>
    <w:rsid w:val="001D0DD3"/>
    <w:rPr>
      <w:rFonts w:ascii="Calibri" w:eastAsia="宋体" w:hAnsi="Calibri" w:cs="Times New Roman"/>
    </w:rPr>
  </w:style>
  <w:style w:type="paragraph" w:styleId="aff2">
    <w:name w:val="Subtitle"/>
    <w:basedOn w:val="a"/>
    <w:next w:val="a"/>
    <w:link w:val="aff3"/>
    <w:uiPriority w:val="11"/>
    <w:qFormat/>
    <w:rsid w:val="001D0DD3"/>
    <w:pPr>
      <w:spacing w:before="240" w:after="60" w:line="312" w:lineRule="auto"/>
      <w:jc w:val="center"/>
      <w:outlineLvl w:val="1"/>
    </w:pPr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aff3">
    <w:name w:val="副标题 字符"/>
    <w:basedOn w:val="a0"/>
    <w:link w:val="aff2"/>
    <w:uiPriority w:val="11"/>
    <w:rsid w:val="001D0DD3"/>
    <w:rPr>
      <w:rFonts w:ascii="Cambria" w:eastAsia="宋体" w:hAnsi="Cambria" w:cs="Times New Roman"/>
      <w:b/>
      <w:bCs/>
      <w:kern w:val="28"/>
      <w:sz w:val="32"/>
      <w:szCs w:val="32"/>
    </w:rPr>
  </w:style>
  <w:style w:type="paragraph" w:styleId="aff4">
    <w:name w:val="macro"/>
    <w:link w:val="aff5"/>
    <w:uiPriority w:val="99"/>
    <w:semiHidden/>
    <w:unhideWhenUsed/>
    <w:rsid w:val="001D0DD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sz w:val="24"/>
      <w:szCs w:val="24"/>
    </w:rPr>
  </w:style>
  <w:style w:type="character" w:customStyle="1" w:styleId="aff5">
    <w:name w:val="宏文本 字符"/>
    <w:basedOn w:val="a0"/>
    <w:link w:val="aff4"/>
    <w:uiPriority w:val="99"/>
    <w:semiHidden/>
    <w:rsid w:val="001D0DD3"/>
    <w:rPr>
      <w:rFonts w:ascii="Courier New" w:eastAsia="宋体" w:hAnsi="Courier New" w:cs="Courier New"/>
      <w:sz w:val="24"/>
      <w:szCs w:val="24"/>
    </w:rPr>
  </w:style>
  <w:style w:type="paragraph" w:styleId="aff6">
    <w:name w:val="envelope return"/>
    <w:basedOn w:val="a"/>
    <w:uiPriority w:val="99"/>
    <w:semiHidden/>
    <w:unhideWhenUsed/>
    <w:rsid w:val="001D0DD3"/>
    <w:pPr>
      <w:snapToGrid w:val="0"/>
    </w:pPr>
    <w:rPr>
      <w:rFonts w:ascii="Cambria" w:eastAsia="宋体" w:hAnsi="Cambria" w:cs="Times New Roman"/>
    </w:rPr>
  </w:style>
  <w:style w:type="paragraph" w:styleId="aff7">
    <w:name w:val="footnote text"/>
    <w:basedOn w:val="a"/>
    <w:link w:val="aff8"/>
    <w:uiPriority w:val="99"/>
    <w:semiHidden/>
    <w:unhideWhenUsed/>
    <w:rsid w:val="001D0DD3"/>
    <w:pPr>
      <w:snapToGrid w:val="0"/>
      <w:jc w:val="left"/>
    </w:pPr>
    <w:rPr>
      <w:rFonts w:ascii="Calibri" w:eastAsia="宋体" w:hAnsi="Calibri" w:cs="Times New Roman"/>
      <w:sz w:val="18"/>
      <w:szCs w:val="18"/>
    </w:rPr>
  </w:style>
  <w:style w:type="character" w:customStyle="1" w:styleId="aff8">
    <w:name w:val="脚注文本 字符"/>
    <w:basedOn w:val="a0"/>
    <w:link w:val="aff7"/>
    <w:uiPriority w:val="99"/>
    <w:semiHidden/>
    <w:rsid w:val="001D0DD3"/>
    <w:rPr>
      <w:rFonts w:ascii="Calibri" w:eastAsia="宋体" w:hAnsi="Calibri" w:cs="Times New Roman"/>
      <w:sz w:val="18"/>
      <w:szCs w:val="18"/>
    </w:rPr>
  </w:style>
  <w:style w:type="paragraph" w:styleId="aff9">
    <w:name w:val="Closing"/>
    <w:basedOn w:val="a"/>
    <w:link w:val="affa"/>
    <w:uiPriority w:val="99"/>
    <w:semiHidden/>
    <w:unhideWhenUsed/>
    <w:rsid w:val="001D0DD3"/>
    <w:pPr>
      <w:ind w:leftChars="2100" w:left="100"/>
    </w:pPr>
    <w:rPr>
      <w:rFonts w:ascii="Calibri" w:eastAsia="宋体" w:hAnsi="Calibri" w:cs="Times New Roman"/>
    </w:rPr>
  </w:style>
  <w:style w:type="character" w:customStyle="1" w:styleId="affa">
    <w:name w:val="结束语 字符"/>
    <w:basedOn w:val="a0"/>
    <w:link w:val="aff9"/>
    <w:uiPriority w:val="99"/>
    <w:semiHidden/>
    <w:rsid w:val="001D0DD3"/>
    <w:rPr>
      <w:rFonts w:ascii="Calibri" w:eastAsia="宋体" w:hAnsi="Calibri" w:cs="Times New Roman"/>
    </w:rPr>
  </w:style>
  <w:style w:type="paragraph" w:styleId="affb">
    <w:name w:val="List"/>
    <w:basedOn w:val="a"/>
    <w:uiPriority w:val="99"/>
    <w:semiHidden/>
    <w:unhideWhenUsed/>
    <w:rsid w:val="001D0DD3"/>
    <w:pPr>
      <w:ind w:left="200" w:hangingChars="200" w:hanging="200"/>
      <w:contextualSpacing/>
    </w:pPr>
    <w:rPr>
      <w:rFonts w:ascii="Calibri" w:eastAsia="宋体" w:hAnsi="Calibri" w:cs="Times New Roman"/>
    </w:rPr>
  </w:style>
  <w:style w:type="paragraph" w:styleId="22">
    <w:name w:val="List 2"/>
    <w:basedOn w:val="a"/>
    <w:uiPriority w:val="99"/>
    <w:semiHidden/>
    <w:unhideWhenUsed/>
    <w:rsid w:val="001D0DD3"/>
    <w:pPr>
      <w:ind w:leftChars="200" w:left="100" w:hangingChars="200" w:hanging="200"/>
      <w:contextualSpacing/>
    </w:pPr>
    <w:rPr>
      <w:rFonts w:ascii="Calibri" w:eastAsia="宋体" w:hAnsi="Calibri" w:cs="Times New Roman"/>
    </w:rPr>
  </w:style>
  <w:style w:type="paragraph" w:styleId="32">
    <w:name w:val="List 3"/>
    <w:basedOn w:val="a"/>
    <w:uiPriority w:val="99"/>
    <w:semiHidden/>
    <w:unhideWhenUsed/>
    <w:rsid w:val="001D0DD3"/>
    <w:pPr>
      <w:ind w:leftChars="400" w:left="100" w:hangingChars="200" w:hanging="200"/>
      <w:contextualSpacing/>
    </w:pPr>
    <w:rPr>
      <w:rFonts w:ascii="Calibri" w:eastAsia="宋体" w:hAnsi="Calibri" w:cs="Times New Roman"/>
    </w:rPr>
  </w:style>
  <w:style w:type="paragraph" w:styleId="42">
    <w:name w:val="List 4"/>
    <w:basedOn w:val="a"/>
    <w:uiPriority w:val="99"/>
    <w:semiHidden/>
    <w:unhideWhenUsed/>
    <w:rsid w:val="001D0DD3"/>
    <w:pPr>
      <w:ind w:leftChars="600" w:left="100" w:hangingChars="200" w:hanging="200"/>
      <w:contextualSpacing/>
    </w:pPr>
    <w:rPr>
      <w:rFonts w:ascii="Calibri" w:eastAsia="宋体" w:hAnsi="Calibri" w:cs="Times New Roman"/>
    </w:rPr>
  </w:style>
  <w:style w:type="paragraph" w:styleId="52">
    <w:name w:val="List 5"/>
    <w:basedOn w:val="a"/>
    <w:uiPriority w:val="99"/>
    <w:semiHidden/>
    <w:unhideWhenUsed/>
    <w:rsid w:val="001D0DD3"/>
    <w:pPr>
      <w:ind w:leftChars="800" w:left="100" w:hangingChars="200" w:hanging="200"/>
      <w:contextualSpacing/>
    </w:pPr>
    <w:rPr>
      <w:rFonts w:ascii="Calibri" w:eastAsia="宋体" w:hAnsi="Calibri" w:cs="Times New Roman"/>
    </w:rPr>
  </w:style>
  <w:style w:type="paragraph" w:styleId="affc">
    <w:name w:val="List Number"/>
    <w:basedOn w:val="a"/>
    <w:uiPriority w:val="99"/>
    <w:semiHidden/>
    <w:unhideWhenUsed/>
    <w:rsid w:val="001D0DD3"/>
    <w:pPr>
      <w:contextualSpacing/>
    </w:pPr>
    <w:rPr>
      <w:rFonts w:ascii="Calibri" w:eastAsia="宋体" w:hAnsi="Calibri" w:cs="Times New Roman"/>
    </w:rPr>
  </w:style>
  <w:style w:type="paragraph" w:styleId="23">
    <w:name w:val="List Number 2"/>
    <w:basedOn w:val="a"/>
    <w:uiPriority w:val="99"/>
    <w:semiHidden/>
    <w:unhideWhenUsed/>
    <w:rsid w:val="001D0DD3"/>
    <w:pPr>
      <w:contextualSpacing/>
    </w:pPr>
    <w:rPr>
      <w:rFonts w:ascii="Calibri" w:eastAsia="宋体" w:hAnsi="Calibri" w:cs="Times New Roman"/>
    </w:rPr>
  </w:style>
  <w:style w:type="paragraph" w:styleId="33">
    <w:name w:val="List Number 3"/>
    <w:basedOn w:val="a"/>
    <w:uiPriority w:val="99"/>
    <w:semiHidden/>
    <w:unhideWhenUsed/>
    <w:rsid w:val="001D0DD3"/>
    <w:pPr>
      <w:contextualSpacing/>
    </w:pPr>
    <w:rPr>
      <w:rFonts w:ascii="Calibri" w:eastAsia="宋体" w:hAnsi="Calibri" w:cs="Times New Roman"/>
    </w:rPr>
  </w:style>
  <w:style w:type="paragraph" w:styleId="43">
    <w:name w:val="List Number 4"/>
    <w:basedOn w:val="a"/>
    <w:uiPriority w:val="99"/>
    <w:semiHidden/>
    <w:unhideWhenUsed/>
    <w:rsid w:val="001D0DD3"/>
    <w:pPr>
      <w:contextualSpacing/>
    </w:pPr>
    <w:rPr>
      <w:rFonts w:ascii="Calibri" w:eastAsia="宋体" w:hAnsi="Calibri" w:cs="Times New Roman"/>
    </w:rPr>
  </w:style>
  <w:style w:type="paragraph" w:styleId="53">
    <w:name w:val="List Number 5"/>
    <w:basedOn w:val="a"/>
    <w:uiPriority w:val="99"/>
    <w:semiHidden/>
    <w:unhideWhenUsed/>
    <w:rsid w:val="001D0DD3"/>
    <w:pPr>
      <w:contextualSpacing/>
    </w:pPr>
    <w:rPr>
      <w:rFonts w:ascii="Calibri" w:eastAsia="宋体" w:hAnsi="Calibri" w:cs="Times New Roman"/>
    </w:rPr>
  </w:style>
  <w:style w:type="paragraph" w:styleId="affd">
    <w:name w:val="List Continue"/>
    <w:basedOn w:val="a"/>
    <w:uiPriority w:val="99"/>
    <w:semiHidden/>
    <w:unhideWhenUsed/>
    <w:rsid w:val="001D0DD3"/>
    <w:pPr>
      <w:spacing w:after="120"/>
      <w:ind w:leftChars="200" w:left="420"/>
      <w:contextualSpacing/>
    </w:pPr>
    <w:rPr>
      <w:rFonts w:ascii="Calibri" w:eastAsia="宋体" w:hAnsi="Calibri" w:cs="Times New Roman"/>
    </w:rPr>
  </w:style>
  <w:style w:type="paragraph" w:styleId="24">
    <w:name w:val="List Continue 2"/>
    <w:basedOn w:val="a"/>
    <w:uiPriority w:val="99"/>
    <w:semiHidden/>
    <w:unhideWhenUsed/>
    <w:rsid w:val="001D0DD3"/>
    <w:pPr>
      <w:spacing w:after="120"/>
      <w:ind w:leftChars="400" w:left="840"/>
      <w:contextualSpacing/>
    </w:pPr>
    <w:rPr>
      <w:rFonts w:ascii="Calibri" w:eastAsia="宋体" w:hAnsi="Calibri" w:cs="Times New Roman"/>
    </w:rPr>
  </w:style>
  <w:style w:type="paragraph" w:styleId="34">
    <w:name w:val="List Continue 3"/>
    <w:basedOn w:val="a"/>
    <w:uiPriority w:val="99"/>
    <w:semiHidden/>
    <w:unhideWhenUsed/>
    <w:rsid w:val="001D0DD3"/>
    <w:pPr>
      <w:spacing w:after="120"/>
      <w:ind w:leftChars="600" w:left="1260"/>
      <w:contextualSpacing/>
    </w:pPr>
    <w:rPr>
      <w:rFonts w:ascii="Calibri" w:eastAsia="宋体" w:hAnsi="Calibri" w:cs="Times New Roman"/>
    </w:rPr>
  </w:style>
  <w:style w:type="paragraph" w:styleId="44">
    <w:name w:val="List Continue 4"/>
    <w:basedOn w:val="a"/>
    <w:uiPriority w:val="99"/>
    <w:semiHidden/>
    <w:unhideWhenUsed/>
    <w:rsid w:val="001D0DD3"/>
    <w:pPr>
      <w:spacing w:after="120"/>
      <w:ind w:leftChars="800" w:left="1680"/>
      <w:contextualSpacing/>
    </w:pPr>
    <w:rPr>
      <w:rFonts w:ascii="Calibri" w:eastAsia="宋体" w:hAnsi="Calibri" w:cs="Times New Roman"/>
    </w:rPr>
  </w:style>
  <w:style w:type="paragraph" w:styleId="54">
    <w:name w:val="List Continue 5"/>
    <w:basedOn w:val="a"/>
    <w:uiPriority w:val="99"/>
    <w:semiHidden/>
    <w:unhideWhenUsed/>
    <w:rsid w:val="001D0DD3"/>
    <w:pPr>
      <w:spacing w:after="120"/>
      <w:ind w:leftChars="1000" w:left="2100"/>
      <w:contextualSpacing/>
    </w:pPr>
    <w:rPr>
      <w:rFonts w:ascii="Calibri" w:eastAsia="宋体" w:hAnsi="Calibri" w:cs="Times New Roman"/>
    </w:rPr>
  </w:style>
  <w:style w:type="paragraph" w:styleId="affe">
    <w:name w:val="List Bullet"/>
    <w:basedOn w:val="a"/>
    <w:uiPriority w:val="99"/>
    <w:semiHidden/>
    <w:unhideWhenUsed/>
    <w:rsid w:val="001D0DD3"/>
    <w:pPr>
      <w:contextualSpacing/>
    </w:pPr>
    <w:rPr>
      <w:rFonts w:ascii="Calibri" w:eastAsia="宋体" w:hAnsi="Calibri" w:cs="Times New Roman"/>
    </w:rPr>
  </w:style>
  <w:style w:type="paragraph" w:styleId="25">
    <w:name w:val="List Bullet 2"/>
    <w:basedOn w:val="a"/>
    <w:uiPriority w:val="99"/>
    <w:semiHidden/>
    <w:unhideWhenUsed/>
    <w:rsid w:val="001D0DD3"/>
    <w:pPr>
      <w:contextualSpacing/>
    </w:pPr>
    <w:rPr>
      <w:rFonts w:ascii="Calibri" w:eastAsia="宋体" w:hAnsi="Calibri" w:cs="Times New Roman"/>
    </w:rPr>
  </w:style>
  <w:style w:type="paragraph" w:styleId="35">
    <w:name w:val="List Bullet 3"/>
    <w:basedOn w:val="a"/>
    <w:uiPriority w:val="99"/>
    <w:semiHidden/>
    <w:unhideWhenUsed/>
    <w:rsid w:val="001D0DD3"/>
    <w:pPr>
      <w:contextualSpacing/>
    </w:pPr>
    <w:rPr>
      <w:rFonts w:ascii="Calibri" w:eastAsia="宋体" w:hAnsi="Calibri" w:cs="Times New Roman"/>
    </w:rPr>
  </w:style>
  <w:style w:type="paragraph" w:styleId="45">
    <w:name w:val="List Bullet 4"/>
    <w:basedOn w:val="a"/>
    <w:uiPriority w:val="99"/>
    <w:semiHidden/>
    <w:unhideWhenUsed/>
    <w:rsid w:val="001D0DD3"/>
    <w:pPr>
      <w:contextualSpacing/>
    </w:pPr>
    <w:rPr>
      <w:rFonts w:ascii="Calibri" w:eastAsia="宋体" w:hAnsi="Calibri" w:cs="Times New Roman"/>
    </w:rPr>
  </w:style>
  <w:style w:type="paragraph" w:styleId="55">
    <w:name w:val="List Bullet 5"/>
    <w:basedOn w:val="a"/>
    <w:uiPriority w:val="99"/>
    <w:semiHidden/>
    <w:unhideWhenUsed/>
    <w:rsid w:val="001D0DD3"/>
    <w:pPr>
      <w:contextualSpacing/>
    </w:pPr>
    <w:rPr>
      <w:rFonts w:ascii="Calibri" w:eastAsia="宋体" w:hAnsi="Calibri" w:cs="Times New Roman"/>
    </w:rPr>
  </w:style>
  <w:style w:type="paragraph" w:styleId="afff">
    <w:name w:val="Intense Quote"/>
    <w:basedOn w:val="a"/>
    <w:next w:val="a"/>
    <w:link w:val="afff0"/>
    <w:uiPriority w:val="30"/>
    <w:qFormat/>
    <w:rsid w:val="001D0DD3"/>
    <w:pPr>
      <w:pBdr>
        <w:bottom w:val="single" w:sz="4" w:space="4" w:color="4F81BD"/>
      </w:pBdr>
      <w:spacing w:before="200" w:after="280"/>
      <w:ind w:left="936" w:right="936"/>
    </w:pPr>
    <w:rPr>
      <w:rFonts w:ascii="Calibri" w:eastAsia="宋体" w:hAnsi="Calibri" w:cs="Times New Roman"/>
      <w:b/>
      <w:bCs/>
      <w:i/>
      <w:iCs/>
      <w:color w:val="4F81BD"/>
    </w:rPr>
  </w:style>
  <w:style w:type="character" w:customStyle="1" w:styleId="afff0">
    <w:name w:val="明显引用 字符"/>
    <w:basedOn w:val="a0"/>
    <w:link w:val="afff"/>
    <w:uiPriority w:val="30"/>
    <w:rsid w:val="001D0DD3"/>
    <w:rPr>
      <w:rFonts w:ascii="Calibri" w:eastAsia="宋体" w:hAnsi="Calibri" w:cs="Times New Roman"/>
      <w:b/>
      <w:bCs/>
      <w:i/>
      <w:iCs/>
      <w:color w:val="4F81BD"/>
    </w:rPr>
  </w:style>
  <w:style w:type="paragraph" w:styleId="afff1">
    <w:name w:val="Signature"/>
    <w:basedOn w:val="a"/>
    <w:link w:val="afff2"/>
    <w:uiPriority w:val="99"/>
    <w:semiHidden/>
    <w:unhideWhenUsed/>
    <w:rsid w:val="001D0DD3"/>
    <w:pPr>
      <w:ind w:leftChars="2100" w:left="100"/>
    </w:pPr>
    <w:rPr>
      <w:rFonts w:ascii="Calibri" w:eastAsia="宋体" w:hAnsi="Calibri" w:cs="Times New Roman"/>
    </w:rPr>
  </w:style>
  <w:style w:type="character" w:customStyle="1" w:styleId="afff2">
    <w:name w:val="签名 字符"/>
    <w:basedOn w:val="a0"/>
    <w:link w:val="afff1"/>
    <w:uiPriority w:val="99"/>
    <w:semiHidden/>
    <w:rsid w:val="001D0DD3"/>
    <w:rPr>
      <w:rFonts w:ascii="Calibri" w:eastAsia="宋体" w:hAnsi="Calibri" w:cs="Times New Roman"/>
    </w:rPr>
  </w:style>
  <w:style w:type="paragraph" w:styleId="afff3">
    <w:name w:val="envelope address"/>
    <w:basedOn w:val="a"/>
    <w:uiPriority w:val="99"/>
    <w:semiHidden/>
    <w:unhideWhenUsed/>
    <w:rsid w:val="001D0DD3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Cambria" w:eastAsia="宋体" w:hAnsi="Cambria" w:cs="Times New Roman"/>
      <w:sz w:val="24"/>
      <w:szCs w:val="24"/>
    </w:rPr>
  </w:style>
  <w:style w:type="paragraph" w:styleId="afff4">
    <w:name w:val="Bibliography"/>
    <w:basedOn w:val="a"/>
    <w:next w:val="a"/>
    <w:uiPriority w:val="37"/>
    <w:semiHidden/>
    <w:unhideWhenUsed/>
    <w:rsid w:val="001D0DD3"/>
    <w:rPr>
      <w:rFonts w:ascii="Calibri" w:eastAsia="宋体" w:hAnsi="Calibri" w:cs="Times New Roman"/>
    </w:rPr>
  </w:style>
  <w:style w:type="paragraph" w:styleId="14">
    <w:name w:val="index 1"/>
    <w:basedOn w:val="a"/>
    <w:next w:val="a"/>
    <w:autoRedefine/>
    <w:uiPriority w:val="99"/>
    <w:semiHidden/>
    <w:unhideWhenUsed/>
    <w:rsid w:val="001D0DD3"/>
    <w:rPr>
      <w:rFonts w:ascii="Calibri" w:eastAsia="宋体" w:hAnsi="Calibri" w:cs="Times New Roman"/>
    </w:rPr>
  </w:style>
  <w:style w:type="paragraph" w:styleId="26">
    <w:name w:val="index 2"/>
    <w:basedOn w:val="a"/>
    <w:next w:val="a"/>
    <w:autoRedefine/>
    <w:uiPriority w:val="99"/>
    <w:semiHidden/>
    <w:unhideWhenUsed/>
    <w:rsid w:val="001D0DD3"/>
    <w:pPr>
      <w:ind w:leftChars="200" w:left="200"/>
    </w:pPr>
    <w:rPr>
      <w:rFonts w:ascii="Calibri" w:eastAsia="宋体" w:hAnsi="Calibri" w:cs="Times New Roman"/>
    </w:rPr>
  </w:style>
  <w:style w:type="paragraph" w:styleId="36">
    <w:name w:val="index 3"/>
    <w:basedOn w:val="a"/>
    <w:next w:val="a"/>
    <w:autoRedefine/>
    <w:uiPriority w:val="99"/>
    <w:semiHidden/>
    <w:unhideWhenUsed/>
    <w:rsid w:val="001D0DD3"/>
    <w:pPr>
      <w:ind w:leftChars="400" w:left="400"/>
    </w:pPr>
    <w:rPr>
      <w:rFonts w:ascii="Calibri" w:eastAsia="宋体" w:hAnsi="Calibri" w:cs="Times New Roman"/>
    </w:rPr>
  </w:style>
  <w:style w:type="paragraph" w:styleId="46">
    <w:name w:val="index 4"/>
    <w:basedOn w:val="a"/>
    <w:next w:val="a"/>
    <w:autoRedefine/>
    <w:uiPriority w:val="99"/>
    <w:semiHidden/>
    <w:unhideWhenUsed/>
    <w:rsid w:val="001D0DD3"/>
    <w:pPr>
      <w:ind w:leftChars="600" w:left="600"/>
    </w:pPr>
    <w:rPr>
      <w:rFonts w:ascii="Calibri" w:eastAsia="宋体" w:hAnsi="Calibri" w:cs="Times New Roman"/>
    </w:rPr>
  </w:style>
  <w:style w:type="paragraph" w:styleId="56">
    <w:name w:val="index 5"/>
    <w:basedOn w:val="a"/>
    <w:next w:val="a"/>
    <w:autoRedefine/>
    <w:uiPriority w:val="99"/>
    <w:semiHidden/>
    <w:unhideWhenUsed/>
    <w:rsid w:val="001D0DD3"/>
    <w:pPr>
      <w:ind w:leftChars="800" w:left="800"/>
    </w:pPr>
    <w:rPr>
      <w:rFonts w:ascii="Calibri" w:eastAsia="宋体" w:hAnsi="Calibri" w:cs="Times New Roman"/>
    </w:rPr>
  </w:style>
  <w:style w:type="paragraph" w:styleId="62">
    <w:name w:val="index 6"/>
    <w:basedOn w:val="a"/>
    <w:next w:val="a"/>
    <w:autoRedefine/>
    <w:uiPriority w:val="99"/>
    <w:semiHidden/>
    <w:unhideWhenUsed/>
    <w:rsid w:val="001D0DD3"/>
    <w:pPr>
      <w:ind w:leftChars="1000" w:left="1000"/>
    </w:pPr>
    <w:rPr>
      <w:rFonts w:ascii="Calibri" w:eastAsia="宋体" w:hAnsi="Calibri" w:cs="Times New Roman"/>
    </w:rPr>
  </w:style>
  <w:style w:type="paragraph" w:styleId="72">
    <w:name w:val="index 7"/>
    <w:basedOn w:val="a"/>
    <w:next w:val="a"/>
    <w:autoRedefine/>
    <w:uiPriority w:val="99"/>
    <w:semiHidden/>
    <w:unhideWhenUsed/>
    <w:rsid w:val="001D0DD3"/>
    <w:pPr>
      <w:ind w:leftChars="1200" w:left="1200"/>
    </w:pPr>
    <w:rPr>
      <w:rFonts w:ascii="Calibri" w:eastAsia="宋体" w:hAnsi="Calibri" w:cs="Times New Roman"/>
    </w:rPr>
  </w:style>
  <w:style w:type="paragraph" w:styleId="82">
    <w:name w:val="index 8"/>
    <w:basedOn w:val="a"/>
    <w:next w:val="a"/>
    <w:autoRedefine/>
    <w:uiPriority w:val="99"/>
    <w:semiHidden/>
    <w:unhideWhenUsed/>
    <w:rsid w:val="001D0DD3"/>
    <w:pPr>
      <w:ind w:leftChars="1400" w:left="1400"/>
    </w:pPr>
    <w:rPr>
      <w:rFonts w:ascii="Calibri" w:eastAsia="宋体" w:hAnsi="Calibri" w:cs="Times New Roman"/>
    </w:rPr>
  </w:style>
  <w:style w:type="paragraph" w:styleId="92">
    <w:name w:val="index 9"/>
    <w:basedOn w:val="a"/>
    <w:next w:val="a"/>
    <w:autoRedefine/>
    <w:uiPriority w:val="99"/>
    <w:semiHidden/>
    <w:unhideWhenUsed/>
    <w:rsid w:val="001D0DD3"/>
    <w:pPr>
      <w:ind w:leftChars="1600" w:left="1600"/>
    </w:pPr>
    <w:rPr>
      <w:rFonts w:ascii="Calibri" w:eastAsia="宋体" w:hAnsi="Calibri" w:cs="Times New Roman"/>
    </w:rPr>
  </w:style>
  <w:style w:type="paragraph" w:styleId="afff5">
    <w:name w:val="index heading"/>
    <w:basedOn w:val="a"/>
    <w:next w:val="14"/>
    <w:uiPriority w:val="99"/>
    <w:semiHidden/>
    <w:unhideWhenUsed/>
    <w:rsid w:val="001D0DD3"/>
    <w:rPr>
      <w:rFonts w:ascii="Cambria" w:eastAsia="宋体" w:hAnsi="Cambria" w:cs="Times New Roman"/>
      <w:b/>
      <w:bCs/>
    </w:rPr>
  </w:style>
  <w:style w:type="paragraph" w:styleId="afff6">
    <w:name w:val="caption"/>
    <w:basedOn w:val="a"/>
    <w:next w:val="a"/>
    <w:uiPriority w:val="35"/>
    <w:semiHidden/>
    <w:unhideWhenUsed/>
    <w:qFormat/>
    <w:rsid w:val="001D0DD3"/>
    <w:rPr>
      <w:rFonts w:ascii="Cambria" w:eastAsia="黑体" w:hAnsi="Cambria" w:cs="Times New Roman"/>
      <w:sz w:val="20"/>
      <w:szCs w:val="20"/>
    </w:rPr>
  </w:style>
  <w:style w:type="paragraph" w:styleId="afff7">
    <w:name w:val="table of figures"/>
    <w:basedOn w:val="a"/>
    <w:next w:val="a"/>
    <w:uiPriority w:val="99"/>
    <w:semiHidden/>
    <w:unhideWhenUsed/>
    <w:rsid w:val="001D0DD3"/>
    <w:pPr>
      <w:ind w:leftChars="200" w:left="200" w:hangingChars="200" w:hanging="200"/>
    </w:pPr>
    <w:rPr>
      <w:rFonts w:ascii="Calibri" w:eastAsia="宋体" w:hAnsi="Calibri" w:cs="Times New Roman"/>
    </w:rPr>
  </w:style>
  <w:style w:type="paragraph" w:styleId="afff8">
    <w:name w:val="endnote text"/>
    <w:basedOn w:val="a"/>
    <w:link w:val="afff9"/>
    <w:uiPriority w:val="99"/>
    <w:semiHidden/>
    <w:unhideWhenUsed/>
    <w:rsid w:val="001D0DD3"/>
    <w:pPr>
      <w:snapToGrid w:val="0"/>
      <w:jc w:val="left"/>
    </w:pPr>
    <w:rPr>
      <w:rFonts w:ascii="Calibri" w:eastAsia="宋体" w:hAnsi="Calibri" w:cs="Times New Roman"/>
    </w:rPr>
  </w:style>
  <w:style w:type="character" w:customStyle="1" w:styleId="afff9">
    <w:name w:val="尾注文本 字符"/>
    <w:basedOn w:val="a0"/>
    <w:link w:val="afff8"/>
    <w:uiPriority w:val="99"/>
    <w:semiHidden/>
    <w:rsid w:val="001D0DD3"/>
    <w:rPr>
      <w:rFonts w:ascii="Calibri" w:eastAsia="宋体" w:hAnsi="Calibri" w:cs="Times New Roman"/>
    </w:rPr>
  </w:style>
  <w:style w:type="paragraph" w:styleId="afffa">
    <w:name w:val="Block Text"/>
    <w:basedOn w:val="a"/>
    <w:uiPriority w:val="99"/>
    <w:semiHidden/>
    <w:unhideWhenUsed/>
    <w:rsid w:val="001D0DD3"/>
    <w:pPr>
      <w:spacing w:after="120"/>
      <w:ind w:leftChars="700" w:left="1440" w:rightChars="700" w:right="1440"/>
    </w:pPr>
    <w:rPr>
      <w:rFonts w:ascii="Calibri" w:eastAsia="宋体" w:hAnsi="Calibri" w:cs="Times New Roman"/>
    </w:rPr>
  </w:style>
  <w:style w:type="paragraph" w:styleId="afffb">
    <w:name w:val="No Spacing"/>
    <w:uiPriority w:val="1"/>
    <w:qFormat/>
    <w:rsid w:val="001D0DD3"/>
    <w:pPr>
      <w:widowControl w:val="0"/>
      <w:jc w:val="both"/>
    </w:pPr>
    <w:rPr>
      <w:rFonts w:ascii="Calibri" w:eastAsia="宋体" w:hAnsi="Calibri" w:cs="Times New Roman"/>
    </w:rPr>
  </w:style>
  <w:style w:type="paragraph" w:styleId="afffc">
    <w:name w:val="Message Header"/>
    <w:basedOn w:val="a"/>
    <w:link w:val="afffd"/>
    <w:uiPriority w:val="99"/>
    <w:semiHidden/>
    <w:unhideWhenUsed/>
    <w:rsid w:val="001D0D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Cambria" w:eastAsia="宋体" w:hAnsi="Cambria" w:cs="Times New Roman"/>
      <w:sz w:val="24"/>
      <w:szCs w:val="24"/>
    </w:rPr>
  </w:style>
  <w:style w:type="character" w:customStyle="1" w:styleId="afffd">
    <w:name w:val="信息标题 字符"/>
    <w:basedOn w:val="a0"/>
    <w:link w:val="afffc"/>
    <w:uiPriority w:val="99"/>
    <w:semiHidden/>
    <w:rsid w:val="001D0DD3"/>
    <w:rPr>
      <w:rFonts w:ascii="Cambria" w:eastAsia="宋体" w:hAnsi="Cambria" w:cs="Times New Roman"/>
      <w:sz w:val="24"/>
      <w:szCs w:val="24"/>
      <w:shd w:val="pct20" w:color="auto" w:fill="auto"/>
    </w:rPr>
  </w:style>
  <w:style w:type="paragraph" w:styleId="afffe">
    <w:name w:val="table of authorities"/>
    <w:basedOn w:val="a"/>
    <w:next w:val="a"/>
    <w:uiPriority w:val="99"/>
    <w:semiHidden/>
    <w:unhideWhenUsed/>
    <w:rsid w:val="001D0DD3"/>
    <w:pPr>
      <w:ind w:leftChars="200" w:left="420"/>
    </w:pPr>
    <w:rPr>
      <w:rFonts w:ascii="Calibri" w:eastAsia="宋体" w:hAnsi="Calibri" w:cs="Times New Roman"/>
    </w:rPr>
  </w:style>
  <w:style w:type="paragraph" w:styleId="affff">
    <w:name w:val="toa heading"/>
    <w:basedOn w:val="a"/>
    <w:next w:val="a"/>
    <w:uiPriority w:val="99"/>
    <w:semiHidden/>
    <w:unhideWhenUsed/>
    <w:rsid w:val="001D0DD3"/>
    <w:pPr>
      <w:spacing w:before="120"/>
    </w:pPr>
    <w:rPr>
      <w:rFonts w:ascii="Cambria" w:eastAsia="宋体" w:hAnsi="Cambria" w:cs="Times New Roman"/>
      <w:sz w:val="24"/>
      <w:szCs w:val="24"/>
    </w:rPr>
  </w:style>
  <w:style w:type="paragraph" w:styleId="affff0">
    <w:name w:val="Quote"/>
    <w:basedOn w:val="a"/>
    <w:next w:val="a"/>
    <w:link w:val="affff1"/>
    <w:uiPriority w:val="29"/>
    <w:qFormat/>
    <w:rsid w:val="001D0DD3"/>
    <w:rPr>
      <w:rFonts w:ascii="Calibri" w:eastAsia="宋体" w:hAnsi="Calibri" w:cs="Times New Roman"/>
      <w:i/>
      <w:iCs/>
      <w:color w:val="000000"/>
    </w:rPr>
  </w:style>
  <w:style w:type="character" w:customStyle="1" w:styleId="affff1">
    <w:name w:val="引用 字符"/>
    <w:basedOn w:val="a0"/>
    <w:link w:val="affff0"/>
    <w:uiPriority w:val="29"/>
    <w:rsid w:val="001D0DD3"/>
    <w:rPr>
      <w:rFonts w:ascii="Calibri" w:eastAsia="宋体" w:hAnsi="Calibri" w:cs="Times New Roman"/>
      <w:i/>
      <w:iCs/>
      <w:color w:val="000000"/>
    </w:rPr>
  </w:style>
  <w:style w:type="paragraph" w:styleId="affff2">
    <w:name w:val="Body Text"/>
    <w:basedOn w:val="a"/>
    <w:link w:val="affff3"/>
    <w:uiPriority w:val="99"/>
    <w:semiHidden/>
    <w:unhideWhenUsed/>
    <w:rsid w:val="001D0DD3"/>
    <w:pPr>
      <w:spacing w:after="120"/>
    </w:pPr>
    <w:rPr>
      <w:rFonts w:ascii="Calibri" w:eastAsia="宋体" w:hAnsi="Calibri" w:cs="Times New Roman"/>
    </w:rPr>
  </w:style>
  <w:style w:type="character" w:customStyle="1" w:styleId="affff3">
    <w:name w:val="正文文本 字符"/>
    <w:basedOn w:val="a0"/>
    <w:link w:val="affff2"/>
    <w:uiPriority w:val="99"/>
    <w:semiHidden/>
    <w:rsid w:val="001D0DD3"/>
    <w:rPr>
      <w:rFonts w:ascii="Calibri" w:eastAsia="宋体" w:hAnsi="Calibri" w:cs="Times New Roman"/>
    </w:rPr>
  </w:style>
  <w:style w:type="paragraph" w:styleId="affff4">
    <w:name w:val="Body Text First Indent"/>
    <w:basedOn w:val="affff2"/>
    <w:link w:val="affff5"/>
    <w:uiPriority w:val="99"/>
    <w:semiHidden/>
    <w:unhideWhenUsed/>
    <w:rsid w:val="001D0DD3"/>
    <w:pPr>
      <w:ind w:firstLineChars="100" w:firstLine="420"/>
    </w:pPr>
  </w:style>
  <w:style w:type="character" w:customStyle="1" w:styleId="affff5">
    <w:name w:val="正文首行缩进 字符"/>
    <w:basedOn w:val="affff3"/>
    <w:link w:val="affff4"/>
    <w:uiPriority w:val="99"/>
    <w:semiHidden/>
    <w:rsid w:val="001D0DD3"/>
    <w:rPr>
      <w:rFonts w:ascii="Calibri" w:eastAsia="宋体" w:hAnsi="Calibri" w:cs="Times New Roman"/>
    </w:rPr>
  </w:style>
  <w:style w:type="paragraph" w:styleId="affff6">
    <w:name w:val="Body Text Indent"/>
    <w:basedOn w:val="a"/>
    <w:link w:val="affff7"/>
    <w:uiPriority w:val="99"/>
    <w:semiHidden/>
    <w:unhideWhenUsed/>
    <w:rsid w:val="001D0DD3"/>
    <w:pPr>
      <w:spacing w:after="120"/>
      <w:ind w:leftChars="200" w:left="420"/>
    </w:pPr>
    <w:rPr>
      <w:rFonts w:ascii="Calibri" w:eastAsia="宋体" w:hAnsi="Calibri" w:cs="Times New Roman"/>
    </w:rPr>
  </w:style>
  <w:style w:type="character" w:customStyle="1" w:styleId="affff7">
    <w:name w:val="正文文本缩进 字符"/>
    <w:basedOn w:val="a0"/>
    <w:link w:val="affff6"/>
    <w:uiPriority w:val="99"/>
    <w:semiHidden/>
    <w:rsid w:val="001D0DD3"/>
    <w:rPr>
      <w:rFonts w:ascii="Calibri" w:eastAsia="宋体" w:hAnsi="Calibri" w:cs="Times New Roman"/>
    </w:rPr>
  </w:style>
  <w:style w:type="paragraph" w:styleId="27">
    <w:name w:val="Body Text First Indent 2"/>
    <w:basedOn w:val="affff6"/>
    <w:link w:val="28"/>
    <w:uiPriority w:val="99"/>
    <w:semiHidden/>
    <w:unhideWhenUsed/>
    <w:rsid w:val="001D0DD3"/>
    <w:pPr>
      <w:ind w:firstLineChars="200" w:firstLine="420"/>
    </w:pPr>
  </w:style>
  <w:style w:type="character" w:customStyle="1" w:styleId="28">
    <w:name w:val="正文首行缩进 2 字符"/>
    <w:basedOn w:val="affff7"/>
    <w:link w:val="27"/>
    <w:uiPriority w:val="99"/>
    <w:semiHidden/>
    <w:rsid w:val="001D0DD3"/>
    <w:rPr>
      <w:rFonts w:ascii="Calibri" w:eastAsia="宋体" w:hAnsi="Calibri" w:cs="Times New Roman"/>
    </w:rPr>
  </w:style>
  <w:style w:type="paragraph" w:styleId="affff8">
    <w:name w:val="Normal Indent"/>
    <w:basedOn w:val="a"/>
    <w:uiPriority w:val="99"/>
    <w:semiHidden/>
    <w:unhideWhenUsed/>
    <w:rsid w:val="001D0DD3"/>
    <w:pPr>
      <w:ind w:firstLineChars="200" w:firstLine="420"/>
    </w:pPr>
    <w:rPr>
      <w:rFonts w:ascii="Calibri" w:eastAsia="宋体" w:hAnsi="Calibri" w:cs="Times New Roman"/>
    </w:rPr>
  </w:style>
  <w:style w:type="paragraph" w:styleId="29">
    <w:name w:val="Body Text 2"/>
    <w:basedOn w:val="a"/>
    <w:link w:val="2a"/>
    <w:uiPriority w:val="99"/>
    <w:semiHidden/>
    <w:unhideWhenUsed/>
    <w:rsid w:val="001D0DD3"/>
    <w:pPr>
      <w:spacing w:after="120" w:line="480" w:lineRule="auto"/>
    </w:pPr>
    <w:rPr>
      <w:rFonts w:ascii="Calibri" w:eastAsia="宋体" w:hAnsi="Calibri" w:cs="Times New Roman"/>
    </w:rPr>
  </w:style>
  <w:style w:type="character" w:customStyle="1" w:styleId="2a">
    <w:name w:val="正文文本 2 字符"/>
    <w:basedOn w:val="a0"/>
    <w:link w:val="29"/>
    <w:uiPriority w:val="99"/>
    <w:semiHidden/>
    <w:rsid w:val="001D0DD3"/>
    <w:rPr>
      <w:rFonts w:ascii="Calibri" w:eastAsia="宋体" w:hAnsi="Calibri" w:cs="Times New Roman"/>
    </w:rPr>
  </w:style>
  <w:style w:type="paragraph" w:styleId="37">
    <w:name w:val="Body Text 3"/>
    <w:basedOn w:val="a"/>
    <w:link w:val="38"/>
    <w:uiPriority w:val="99"/>
    <w:semiHidden/>
    <w:unhideWhenUsed/>
    <w:rsid w:val="001D0DD3"/>
    <w:pPr>
      <w:spacing w:after="120"/>
    </w:pPr>
    <w:rPr>
      <w:rFonts w:ascii="Calibri" w:eastAsia="宋体" w:hAnsi="Calibri" w:cs="Times New Roman"/>
      <w:sz w:val="16"/>
      <w:szCs w:val="16"/>
    </w:rPr>
  </w:style>
  <w:style w:type="character" w:customStyle="1" w:styleId="38">
    <w:name w:val="正文文本 3 字符"/>
    <w:basedOn w:val="a0"/>
    <w:link w:val="37"/>
    <w:uiPriority w:val="99"/>
    <w:semiHidden/>
    <w:rsid w:val="001D0DD3"/>
    <w:rPr>
      <w:rFonts w:ascii="Calibri" w:eastAsia="宋体" w:hAnsi="Calibri" w:cs="Times New Roman"/>
      <w:sz w:val="16"/>
      <w:szCs w:val="16"/>
    </w:rPr>
  </w:style>
  <w:style w:type="paragraph" w:styleId="2b">
    <w:name w:val="Body Text Indent 2"/>
    <w:basedOn w:val="a"/>
    <w:link w:val="2c"/>
    <w:uiPriority w:val="99"/>
    <w:semiHidden/>
    <w:unhideWhenUsed/>
    <w:rsid w:val="001D0DD3"/>
    <w:pPr>
      <w:spacing w:after="120" w:line="480" w:lineRule="auto"/>
      <w:ind w:leftChars="200" w:left="420"/>
    </w:pPr>
    <w:rPr>
      <w:rFonts w:ascii="Calibri" w:eastAsia="宋体" w:hAnsi="Calibri" w:cs="Times New Roman"/>
    </w:rPr>
  </w:style>
  <w:style w:type="character" w:customStyle="1" w:styleId="2c">
    <w:name w:val="正文文本缩进 2 字符"/>
    <w:basedOn w:val="a0"/>
    <w:link w:val="2b"/>
    <w:uiPriority w:val="99"/>
    <w:semiHidden/>
    <w:rsid w:val="001D0DD3"/>
    <w:rPr>
      <w:rFonts w:ascii="Calibri" w:eastAsia="宋体" w:hAnsi="Calibri" w:cs="Times New Roman"/>
    </w:rPr>
  </w:style>
  <w:style w:type="paragraph" w:styleId="39">
    <w:name w:val="Body Text Indent 3"/>
    <w:basedOn w:val="a"/>
    <w:link w:val="3a"/>
    <w:uiPriority w:val="99"/>
    <w:semiHidden/>
    <w:unhideWhenUsed/>
    <w:rsid w:val="001D0DD3"/>
    <w:pPr>
      <w:spacing w:after="120"/>
      <w:ind w:leftChars="200" w:left="420"/>
    </w:pPr>
    <w:rPr>
      <w:rFonts w:ascii="Calibri" w:eastAsia="宋体" w:hAnsi="Calibri" w:cs="Times New Roman"/>
      <w:sz w:val="16"/>
      <w:szCs w:val="16"/>
    </w:rPr>
  </w:style>
  <w:style w:type="character" w:customStyle="1" w:styleId="3a">
    <w:name w:val="正文文本缩进 3 字符"/>
    <w:basedOn w:val="a0"/>
    <w:link w:val="39"/>
    <w:uiPriority w:val="99"/>
    <w:semiHidden/>
    <w:rsid w:val="001D0DD3"/>
    <w:rPr>
      <w:rFonts w:ascii="Calibri" w:eastAsia="宋体" w:hAnsi="Calibri" w:cs="Times New Roman"/>
      <w:sz w:val="16"/>
      <w:szCs w:val="16"/>
    </w:rPr>
  </w:style>
  <w:style w:type="paragraph" w:styleId="affff9">
    <w:name w:val="Note Heading"/>
    <w:basedOn w:val="a"/>
    <w:next w:val="a"/>
    <w:link w:val="affffa"/>
    <w:uiPriority w:val="99"/>
    <w:semiHidden/>
    <w:unhideWhenUsed/>
    <w:rsid w:val="001D0DD3"/>
    <w:pPr>
      <w:jc w:val="center"/>
    </w:pPr>
    <w:rPr>
      <w:rFonts w:ascii="Calibri" w:eastAsia="宋体" w:hAnsi="Calibri" w:cs="Times New Roman"/>
    </w:rPr>
  </w:style>
  <w:style w:type="character" w:customStyle="1" w:styleId="affffa">
    <w:name w:val="注释标题 字符"/>
    <w:basedOn w:val="a0"/>
    <w:link w:val="affff9"/>
    <w:uiPriority w:val="99"/>
    <w:semiHidden/>
    <w:rsid w:val="001D0DD3"/>
    <w:rPr>
      <w:rFonts w:ascii="Calibri" w:eastAsia="宋体" w:hAnsi="Calibri" w:cs="Times New Roman"/>
    </w:rPr>
  </w:style>
  <w:style w:type="character" w:styleId="affffb">
    <w:name w:val="page number"/>
    <w:uiPriority w:val="99"/>
    <w:semiHidden/>
    <w:unhideWhenUsed/>
    <w:rsid w:val="001D0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1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pen.lechange.com/api?type=1&amp;id=guide_api_83" TargetMode="External"/><Relationship Id="rId18" Type="http://schemas.openxmlformats.org/officeDocument/2006/relationships/image" Target="media/image5.emf"/><Relationship Id="rId26" Type="http://schemas.openxmlformats.org/officeDocument/2006/relationships/image" Target="media/image8.emf"/><Relationship Id="rId3" Type="http://schemas.openxmlformats.org/officeDocument/2006/relationships/settings" Target="settings.xml"/><Relationship Id="rId21" Type="http://schemas.openxmlformats.org/officeDocument/2006/relationships/image" Target="media/image6.emf"/><Relationship Id="rId34" Type="http://schemas.openxmlformats.org/officeDocument/2006/relationships/fontTable" Target="fontTable.xml"/><Relationship Id="rId7" Type="http://schemas.openxmlformats.org/officeDocument/2006/relationships/hyperlink" Target="https://open.lechange.com/commonQuestions?id=16" TargetMode="External"/><Relationship Id="rId12" Type="http://schemas.openxmlformats.org/officeDocument/2006/relationships/oleObject" Target="embeddings/Microsoft_Visio_2003-2010___.vsd"/><Relationship Id="rId17" Type="http://schemas.openxmlformats.org/officeDocument/2006/relationships/oleObject" Target="embeddings/Microsoft_Visio_2003-2010___1.vsd"/><Relationship Id="rId25" Type="http://schemas.openxmlformats.org/officeDocument/2006/relationships/oleObject" Target="embeddings/Microsoft_Visio_2003-2010___6.vsd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4.emf"/><Relationship Id="rId20" Type="http://schemas.openxmlformats.org/officeDocument/2006/relationships/oleObject" Target="embeddings/Microsoft_Visio_2003-2010___3.vsd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emf"/><Relationship Id="rId24" Type="http://schemas.openxmlformats.org/officeDocument/2006/relationships/image" Target="media/image7.emf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oleObject" Target="embeddings/Microsoft_Visio_2003-2010___5.vsd"/><Relationship Id="rId28" Type="http://schemas.openxmlformats.org/officeDocument/2006/relationships/header" Target="header1.xml"/><Relationship Id="rId10" Type="http://schemas.openxmlformats.org/officeDocument/2006/relationships/hyperlink" Target="https://open.lechange.com/commonQuestions?id=16" TargetMode="External"/><Relationship Id="rId19" Type="http://schemas.openxmlformats.org/officeDocument/2006/relationships/oleObject" Target="embeddings/Microsoft_Visio_2003-2010___2.vsd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open.lechange.com/commonQuestions?id=16" TargetMode="External"/><Relationship Id="rId14" Type="http://schemas.openxmlformats.org/officeDocument/2006/relationships/image" Target="media/image2.png"/><Relationship Id="rId22" Type="http://schemas.openxmlformats.org/officeDocument/2006/relationships/oleObject" Target="embeddings/Microsoft_Visio_2003-2010___4.vsd"/><Relationship Id="rId27" Type="http://schemas.openxmlformats.org/officeDocument/2006/relationships/oleObject" Target="embeddings/Microsoft_Visio_2003-2010___7.vsd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hyperlink" Target="https://open.lechange.com/commonQuestions?id=16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1</Pages>
  <Words>6156</Words>
  <Characters>35090</Characters>
  <Application>Microsoft Office Word</Application>
  <DocSecurity>0</DocSecurity>
  <Lines>292</Lines>
  <Paragraphs>82</Paragraphs>
  <ScaleCrop>false</ScaleCrop>
  <Company/>
  <LinksUpToDate>false</LinksUpToDate>
  <CharactersWithSpaces>41164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黄昭欣</cp:lastModifiedBy>
  <cp:revision>4</cp:revision>
  <dcterms:created xsi:type="dcterms:W3CDTF">2022-11-07T09:10:00Z</dcterms:created>
  <dcterms:modified xsi:type="dcterms:W3CDTF">2023-08-03T06:27:00Z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TWMT">
    <vt:lpwstr>d46a6755_b77b54e0_a10d91f2f9a9d7fabc1001b7686cb6de6eb670e488c3cb678584a2c7cbe7e104</vt:lpwstr>
  </property>
  <property fmtid="{D5CDD505-2E9C-101B-9397-08002B2CF9AE}" pid="3" name="GSEDS_HWMT_d46a6755">
    <vt:lpwstr>f24418f6_mFV3wT84Kik2PcpOlXv/qTQCT04=_8QYrr2J+YTczOdtPk3D6r4Szosyy1I1B9uU39Xi3iQRY22EldGAZRDfejjgQK3NiOG2s0SiX/AyM1dHdw5vA8Tcn7m0=_46b2a9eb</vt:lpwstr>
  </property>
</Properties>
</file>